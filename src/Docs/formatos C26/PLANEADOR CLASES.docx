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page" w:horzAnchor="margin" w:tblpY="2311"/>
        <w:tblW w:w="5000" w:type="pct"/>
        <w:tblLayout w:type="fixed"/>
        <w:tblCellMar>
          <w:left w:w="70" w:type="dxa"/>
          <w:right w:w="70" w:type="dxa"/>
        </w:tblCellMar>
        <w:tblLook w:val="04A0" w:firstRow="1" w:lastRow="0" w:firstColumn="1" w:lastColumn="0" w:noHBand="0" w:noVBand="1"/>
      </w:tblPr>
      <w:tblGrid>
        <w:gridCol w:w="1262"/>
        <w:gridCol w:w="147"/>
        <w:gridCol w:w="2263"/>
        <w:gridCol w:w="426"/>
        <w:gridCol w:w="285"/>
        <w:gridCol w:w="848"/>
        <w:gridCol w:w="1565"/>
        <w:gridCol w:w="1127"/>
        <w:gridCol w:w="1001"/>
        <w:gridCol w:w="848"/>
        <w:gridCol w:w="1421"/>
        <w:gridCol w:w="1001"/>
        <w:gridCol w:w="2186"/>
        <w:tblGridChange w:id="0">
          <w:tblGrid>
            <w:gridCol w:w="10"/>
            <w:gridCol w:w="710"/>
            <w:gridCol w:w="552"/>
            <w:gridCol w:w="147"/>
            <w:gridCol w:w="741"/>
            <w:gridCol w:w="1080"/>
            <w:gridCol w:w="442"/>
            <w:gridCol w:w="278"/>
            <w:gridCol w:w="433"/>
            <w:gridCol w:w="647"/>
            <w:gridCol w:w="201"/>
            <w:gridCol w:w="879"/>
            <w:gridCol w:w="360"/>
            <w:gridCol w:w="326"/>
            <w:gridCol w:w="2128"/>
            <w:gridCol w:w="848"/>
            <w:gridCol w:w="1421"/>
            <w:gridCol w:w="1001"/>
            <w:gridCol w:w="2186"/>
          </w:tblGrid>
        </w:tblGridChange>
      </w:tblGrid>
      <w:tr w:rsidR="005F4087" w:rsidRPr="005F4087" w14:paraId="7BE5F798" w14:textId="77777777" w:rsidTr="2D0EEC95">
        <w:trPr>
          <w:trHeight w:val="269"/>
        </w:trPr>
        <w:tc>
          <w:tcPr>
            <w:tcW w:w="439" w:type="pct"/>
            <w:tcBorders>
              <w:top w:val="single" w:sz="4" w:space="0" w:color="auto"/>
              <w:left w:val="single" w:sz="8" w:space="0" w:color="auto"/>
              <w:bottom w:val="single" w:sz="8" w:space="0" w:color="auto"/>
              <w:right w:val="single" w:sz="8" w:space="0" w:color="auto"/>
            </w:tcBorders>
            <w:shd w:val="clear" w:color="auto" w:fill="FABF8F"/>
            <w:noWrap/>
            <w:vAlign w:val="bottom"/>
          </w:tcPr>
          <w:p w14:paraId="6E9376B5" w14:textId="6BB12F90" w:rsidR="008A35D2" w:rsidRPr="005F4087" w:rsidRDefault="005722F3" w:rsidP="00894729">
            <w:pPr>
              <w:spacing w:after="0" w:line="240" w:lineRule="auto"/>
              <w:rPr>
                <w:rFonts w:ascii="Cambria" w:hAnsi="Cambria"/>
                <w:b/>
                <w:bCs/>
              </w:rPr>
            </w:pPr>
            <w:ins w:id="1" w:author="Javier Caicedo" w:date="2023-04-28T17:12:00Z">
              <w:r w:rsidRPr="005F4087">
                <w:rPr>
                  <w:rFonts w:ascii="Cambria" w:eastAsia="Times New Roman" w:hAnsi="Cambria" w:cs="Times New Roman"/>
                  <w:b/>
                  <w:bCs/>
                  <w:sz w:val="20"/>
                  <w:lang w:eastAsia="es-CO"/>
                </w:rPr>
                <w:t>Instructor</w:t>
              </w:r>
            </w:ins>
            <w:r w:rsidR="001E2292" w:rsidRPr="005F4087">
              <w:rPr>
                <w:rFonts w:ascii="Cambria" w:eastAsia="Times New Roman" w:hAnsi="Cambria" w:cs="Times New Roman"/>
                <w:b/>
                <w:bCs/>
                <w:sz w:val="20"/>
                <w:lang w:eastAsia="es-CO"/>
              </w:rPr>
              <w:t>:</w:t>
            </w:r>
          </w:p>
        </w:tc>
        <w:sdt>
          <w:sdtPr>
            <w:rPr>
              <w:rFonts w:ascii="Cambria" w:eastAsia="Times New Roman" w:hAnsi="Cambria" w:cs="Times New Roman"/>
              <w:b/>
              <w:bCs/>
              <w:i/>
              <w:iCs/>
              <w:lang w:eastAsia="es-CO"/>
            </w:rPr>
            <w:id w:val="-2105400459"/>
            <w:placeholder>
              <w:docPart w:val="72D96FF811B34B4A9D48E41D2630A43D"/>
            </w:placeholder>
          </w:sdtPr>
          <w:sdtEndPr/>
          <w:sdtContent>
            <w:tc>
              <w:tcPr>
                <w:tcW w:w="838" w:type="pct"/>
                <w:gridSpan w:val="2"/>
                <w:tcBorders>
                  <w:top w:val="single" w:sz="4" w:space="0" w:color="auto"/>
                  <w:left w:val="nil"/>
                  <w:bottom w:val="nil"/>
                  <w:right w:val="nil"/>
                </w:tcBorders>
                <w:shd w:val="clear" w:color="auto" w:fill="auto"/>
                <w:noWrap/>
                <w:vAlign w:val="bottom"/>
              </w:tcPr>
              <w:p w14:paraId="2A3DEFA6" w14:textId="56D48546" w:rsidR="008A35D2" w:rsidRPr="005F4087" w:rsidRDefault="00990E5C" w:rsidP="00894729">
                <w:pPr>
                  <w:spacing w:after="0" w:line="240" w:lineRule="auto"/>
                  <w:rPr>
                    <w:rFonts w:ascii="Cambria" w:eastAsia="Times New Roman" w:hAnsi="Cambria" w:cs="Times New Roman"/>
                    <w:b/>
                    <w:bCs/>
                    <w:i/>
                    <w:iCs/>
                    <w:lang w:eastAsia="es-CO"/>
                  </w:rPr>
                </w:pPr>
                <w:del w:id="2" w:author="Jose Luís Santacruz" w:date="2025-04-15T08:29:00Z">
                  <w:r w:rsidDel="002F5D73">
                    <w:rPr>
                      <w:rFonts w:ascii="Cambria" w:eastAsia="Times New Roman" w:hAnsi="Cambria" w:cs="Times New Roman"/>
                      <w:b/>
                      <w:bCs/>
                      <w:i/>
                      <w:iCs/>
                      <w:lang w:eastAsia="es-CO"/>
                    </w:rPr>
                    <w:delText>Ernesto J. Caicedo M.</w:delText>
                  </w:r>
                </w:del>
              </w:p>
            </w:tc>
          </w:sdtContent>
        </w:sdt>
        <w:tc>
          <w:tcPr>
            <w:tcW w:w="247" w:type="pct"/>
            <w:gridSpan w:val="2"/>
            <w:tcBorders>
              <w:top w:val="single" w:sz="4" w:space="0" w:color="auto"/>
              <w:left w:val="single" w:sz="8" w:space="0" w:color="auto"/>
              <w:bottom w:val="single" w:sz="8" w:space="0" w:color="auto"/>
              <w:right w:val="single" w:sz="8" w:space="0" w:color="auto"/>
            </w:tcBorders>
            <w:shd w:val="clear" w:color="auto" w:fill="FABF8F"/>
            <w:noWrap/>
            <w:vAlign w:val="bottom"/>
          </w:tcPr>
          <w:p w14:paraId="251F6A61" w14:textId="45D20536" w:rsidR="008A35D2" w:rsidRPr="005F4087" w:rsidRDefault="008A35D2" w:rsidP="00894729">
            <w:pPr>
              <w:spacing w:after="0" w:line="240" w:lineRule="auto"/>
              <w:rPr>
                <w:rFonts w:ascii="Cambria" w:hAnsi="Cambria"/>
                <w:b/>
                <w:bCs/>
              </w:rPr>
            </w:pPr>
            <w:r w:rsidRPr="005F4087">
              <w:rPr>
                <w:rFonts w:ascii="Cambria" w:eastAsia="Times New Roman" w:hAnsi="Cambria" w:cs="Times New Roman"/>
                <w:b/>
                <w:bCs/>
                <w:sz w:val="20"/>
                <w:lang w:eastAsia="es-CO"/>
              </w:rPr>
              <w:t>Nivel:</w:t>
            </w:r>
          </w:p>
        </w:tc>
        <w:sdt>
          <w:sdtPr>
            <w:rPr>
              <w:rStyle w:val="Textodelmarcadordeposicin"/>
              <w:rFonts w:ascii="Cambria" w:hAnsi="Cambria"/>
              <w:b/>
              <w:bCs/>
            </w:rPr>
            <w:id w:val="1361547386"/>
            <w:placeholder>
              <w:docPart w:val="DefaultPlaceholder_-1854013438"/>
            </w:placeholder>
            <w:dropDownList>
              <w:listItem w:value="Elija un elemento."/>
              <w:listItem w:displayText="I" w:value="I"/>
              <w:listItem w:displayText="II" w:value="II"/>
              <w:listItem w:displayText="III" w:value="III"/>
              <w:listItem w:displayText="IV" w:value="IV"/>
              <w:listItem w:displayText="V" w:value="V"/>
            </w:dropDownList>
          </w:sdtPr>
          <w:sdtEndPr>
            <w:rPr>
              <w:rStyle w:val="Textodelmarcadordeposicin"/>
            </w:rPr>
          </w:sdtEndPr>
          <w:sdtContent>
            <w:tc>
              <w:tcPr>
                <w:tcW w:w="295" w:type="pct"/>
                <w:tcBorders>
                  <w:top w:val="single" w:sz="4" w:space="0" w:color="auto"/>
                  <w:left w:val="nil"/>
                  <w:bottom w:val="nil"/>
                  <w:right w:val="single" w:sz="4" w:space="0" w:color="auto"/>
                </w:tcBorders>
                <w:shd w:val="clear" w:color="auto" w:fill="auto"/>
                <w:noWrap/>
                <w:vAlign w:val="bottom"/>
              </w:tcPr>
              <w:p w14:paraId="4140D21F" w14:textId="5EF2D7FF" w:rsidR="008A35D2" w:rsidRPr="005F4087" w:rsidRDefault="00685D90" w:rsidP="00894729">
                <w:pPr>
                  <w:spacing w:after="0" w:line="240" w:lineRule="auto"/>
                  <w:rPr>
                    <w:rStyle w:val="Textodelmarcadordeposicin"/>
                    <w:rFonts w:ascii="Cambria" w:hAnsi="Cambria"/>
                    <w:b/>
                    <w:bCs/>
                  </w:rPr>
                </w:pPr>
                <w:del w:id="3" w:author="Jose Luís Santacruz" w:date="2025-04-15T08:29:00Z">
                  <w:r w:rsidDel="002F5D73">
                    <w:rPr>
                      <w:rStyle w:val="Textodelmarcadordeposicin"/>
                      <w:rFonts w:ascii="Cambria" w:hAnsi="Cambria"/>
                      <w:b/>
                      <w:bCs/>
                    </w:rPr>
                    <w:delText>II</w:delText>
                  </w:r>
                </w:del>
              </w:p>
            </w:tc>
          </w:sdtContent>
        </w:sdt>
        <w:tc>
          <w:tcPr>
            <w:tcW w:w="544" w:type="pct"/>
            <w:tcBorders>
              <w:top w:val="single" w:sz="4" w:space="0" w:color="auto"/>
              <w:left w:val="single" w:sz="4" w:space="0" w:color="auto"/>
              <w:bottom w:val="nil"/>
              <w:right w:val="single" w:sz="4" w:space="0" w:color="auto"/>
            </w:tcBorders>
            <w:shd w:val="clear" w:color="auto" w:fill="F4B083" w:themeFill="accent2" w:themeFillTint="99"/>
            <w:vAlign w:val="bottom"/>
          </w:tcPr>
          <w:p w14:paraId="6EC9C2A8" w14:textId="43E40694" w:rsidR="008A35D2" w:rsidRPr="008760BF" w:rsidRDefault="008A35D2" w:rsidP="00894729">
            <w:pPr>
              <w:spacing w:after="0" w:line="240" w:lineRule="auto"/>
              <w:rPr>
                <w:rStyle w:val="Textodelmarcadordeposicin"/>
                <w:rFonts w:ascii="Cambria" w:hAnsi="Cambria"/>
                <w:b/>
                <w:bCs/>
                <w:color w:val="000000" w:themeColor="text1"/>
              </w:rPr>
            </w:pPr>
            <w:ins w:id="4" w:author="Javier Caicedo" w:date="2023-04-28T15:40:00Z">
              <w:r w:rsidRPr="008760BF">
                <w:rPr>
                  <w:rFonts w:ascii="Cambria" w:eastAsia="Times New Roman" w:hAnsi="Cambria" w:cs="Times New Roman"/>
                  <w:b/>
                  <w:bCs/>
                  <w:color w:val="000000" w:themeColor="text1"/>
                  <w:sz w:val="20"/>
                  <w:lang w:eastAsia="es-CO"/>
                </w:rPr>
                <w:t>M</w:t>
              </w:r>
            </w:ins>
            <w:r w:rsidR="008760BF" w:rsidRPr="008760BF">
              <w:rPr>
                <w:rFonts w:ascii="Cambria" w:eastAsia="Times New Roman" w:hAnsi="Cambria" w:cs="Times New Roman"/>
                <w:b/>
                <w:bCs/>
                <w:color w:val="000000" w:themeColor="text1"/>
                <w:sz w:val="20"/>
                <w:lang w:eastAsia="es-CO"/>
              </w:rPr>
              <w:t>ó</w:t>
            </w:r>
            <w:ins w:id="5" w:author="Javier Caicedo" w:date="2023-04-28T15:40:00Z">
              <w:r w:rsidRPr="008760BF">
                <w:rPr>
                  <w:rFonts w:ascii="Cambria" w:eastAsia="Times New Roman" w:hAnsi="Cambria" w:cs="Times New Roman"/>
                  <w:b/>
                  <w:bCs/>
                  <w:color w:val="000000" w:themeColor="text1"/>
                  <w:sz w:val="20"/>
                  <w:lang w:eastAsia="es-CO"/>
                </w:rPr>
                <w:t>dulo</w:t>
              </w:r>
            </w:ins>
            <w:ins w:id="6" w:author="Javier Caicedo" w:date="2023-04-28T15:41:00Z">
              <w:r w:rsidRPr="008760BF">
                <w:rPr>
                  <w:rFonts w:ascii="Cambria" w:eastAsia="Times New Roman" w:hAnsi="Cambria" w:cs="Times New Roman"/>
                  <w:b/>
                  <w:bCs/>
                  <w:color w:val="000000" w:themeColor="text1"/>
                  <w:sz w:val="20"/>
                  <w:lang w:eastAsia="es-CO"/>
                </w:rPr>
                <w:t>:</w:t>
              </w:r>
            </w:ins>
          </w:p>
        </w:tc>
        <w:tc>
          <w:tcPr>
            <w:tcW w:w="740" w:type="pct"/>
            <w:gridSpan w:val="2"/>
            <w:tcBorders>
              <w:top w:val="single" w:sz="4" w:space="0" w:color="auto"/>
              <w:left w:val="single" w:sz="4" w:space="0" w:color="auto"/>
              <w:bottom w:val="nil"/>
              <w:right w:val="single" w:sz="4" w:space="0" w:color="auto"/>
            </w:tcBorders>
            <w:shd w:val="clear" w:color="auto" w:fill="FFFFFF" w:themeFill="background1"/>
            <w:vAlign w:val="bottom"/>
          </w:tcPr>
          <w:p w14:paraId="4D3D873D" w14:textId="15AFBAB7" w:rsidR="008A35D2" w:rsidRPr="005F4087" w:rsidRDefault="00990E5C" w:rsidP="00894729">
            <w:pPr>
              <w:spacing w:after="0" w:line="240" w:lineRule="auto"/>
              <w:rPr>
                <w:rStyle w:val="Textodelmarcadordeposicin"/>
                <w:rFonts w:ascii="Cambria" w:hAnsi="Cambria"/>
                <w:b/>
                <w:bCs/>
              </w:rPr>
            </w:pPr>
            <w:del w:id="7" w:author="Jose Luís Santacruz" w:date="2025-04-15T08:29:00Z">
              <w:r w:rsidDel="002F5D73">
                <w:rPr>
                  <w:rStyle w:val="Textodelmarcadordeposicin"/>
                  <w:rFonts w:ascii="Cambria" w:hAnsi="Cambria"/>
                  <w:b/>
                  <w:bCs/>
                </w:rPr>
                <w:delText>Mantenimiento 1</w:delText>
              </w:r>
            </w:del>
          </w:p>
        </w:tc>
        <w:tc>
          <w:tcPr>
            <w:tcW w:w="295" w:type="pct"/>
            <w:tcBorders>
              <w:top w:val="single" w:sz="4" w:space="0" w:color="auto"/>
              <w:left w:val="single" w:sz="4" w:space="0" w:color="auto"/>
              <w:bottom w:val="nil"/>
              <w:right w:val="single" w:sz="4" w:space="0" w:color="auto"/>
            </w:tcBorders>
            <w:shd w:val="clear" w:color="auto" w:fill="F4B083" w:themeFill="accent2" w:themeFillTint="99"/>
            <w:vAlign w:val="bottom"/>
          </w:tcPr>
          <w:p w14:paraId="4C7A11B1" w14:textId="77777777" w:rsidR="008A35D2" w:rsidRPr="005F4087" w:rsidRDefault="008A35D2" w:rsidP="00894729">
            <w:pPr>
              <w:spacing w:after="0" w:line="240" w:lineRule="auto"/>
              <w:rPr>
                <w:rFonts w:ascii="Cambria" w:hAnsi="Cambria"/>
                <w:b/>
                <w:bCs/>
              </w:rPr>
            </w:pPr>
            <w:r w:rsidRPr="005F4087">
              <w:rPr>
                <w:rFonts w:ascii="Cambria" w:hAnsi="Cambria"/>
                <w:b/>
                <w:bCs/>
              </w:rPr>
              <w:t>Fecha:</w:t>
            </w:r>
          </w:p>
        </w:tc>
        <w:sdt>
          <w:sdtPr>
            <w:rPr>
              <w:rStyle w:val="Textodelmarcadordeposicin"/>
              <w:rFonts w:ascii="Cambria" w:hAnsi="Cambria"/>
              <w:b/>
              <w:bCs/>
            </w:rPr>
            <w:id w:val="45042217"/>
            <w:placeholder>
              <w:docPart w:val="DefaultPlaceholder_-1854013437"/>
            </w:placeholder>
            <w:date w:fullDate="2022-11-30T00:00:00Z">
              <w:dateFormat w:val="d/MM/yyyy"/>
              <w:lid w:val="es-CO"/>
              <w:storeMappedDataAs w:val="date"/>
              <w:calendar w:val="gregorian"/>
            </w:date>
          </w:sdtPr>
          <w:sdtEndPr>
            <w:rPr>
              <w:rStyle w:val="Textodelmarcadordeposicin"/>
            </w:rPr>
          </w:sdtEndPr>
          <w:sdtContent>
            <w:tc>
              <w:tcPr>
                <w:tcW w:w="494" w:type="pct"/>
                <w:tcBorders>
                  <w:top w:val="single" w:sz="4" w:space="0" w:color="auto"/>
                  <w:left w:val="single" w:sz="4" w:space="0" w:color="auto"/>
                  <w:bottom w:val="nil"/>
                  <w:right w:val="single" w:sz="4" w:space="0" w:color="auto"/>
                </w:tcBorders>
                <w:shd w:val="clear" w:color="auto" w:fill="FFFFFF" w:themeFill="background1"/>
                <w:vAlign w:val="bottom"/>
              </w:tcPr>
              <w:p w14:paraId="020587AD" w14:textId="02E5B725" w:rsidR="008A35D2" w:rsidRPr="005F4087" w:rsidRDefault="002F5D73" w:rsidP="00894729">
                <w:pPr>
                  <w:spacing w:after="0" w:line="240" w:lineRule="auto"/>
                  <w:rPr>
                    <w:rStyle w:val="Textodelmarcadordeposicin"/>
                    <w:rFonts w:ascii="Cambria" w:hAnsi="Cambria"/>
                    <w:b/>
                    <w:bCs/>
                  </w:rPr>
                </w:pPr>
                <w:del w:id="8" w:author="Jose Luís Santacruz" w:date="2025-04-15T09:02:00Z">
                  <w:r w:rsidDel="00064E6E">
                    <w:rPr>
                      <w:rStyle w:val="Textodelmarcadordeposicin"/>
                      <w:rFonts w:ascii="Cambria" w:hAnsi="Cambria"/>
                      <w:b/>
                      <w:bCs/>
                    </w:rPr>
                    <w:delText>2/02/2023</w:delText>
                  </w:r>
                </w:del>
                <w:ins w:id="9" w:author="Jose Luís Santacruz" w:date="2025-04-15T09:02:00Z">
                  <w:r w:rsidR="00064E6E">
                    <w:rPr>
                      <w:rStyle w:val="Textodelmarcadordeposicin"/>
                      <w:rFonts w:ascii="Cambria" w:hAnsi="Cambria"/>
                      <w:b/>
                      <w:bCs/>
                    </w:rPr>
                    <w:t>30/11/2022</w:t>
                  </w:r>
                </w:ins>
              </w:p>
            </w:tc>
          </w:sdtContent>
        </w:sdt>
        <w:tc>
          <w:tcPr>
            <w:tcW w:w="348" w:type="pct"/>
            <w:tcBorders>
              <w:top w:val="single" w:sz="4" w:space="0" w:color="auto"/>
              <w:left w:val="single" w:sz="4" w:space="0" w:color="auto"/>
              <w:bottom w:val="single" w:sz="8" w:space="0" w:color="auto"/>
              <w:right w:val="single" w:sz="8" w:space="0" w:color="auto"/>
            </w:tcBorders>
            <w:shd w:val="clear" w:color="auto" w:fill="FABF8F"/>
            <w:vAlign w:val="bottom"/>
          </w:tcPr>
          <w:p w14:paraId="29329931" w14:textId="0F611897" w:rsidR="008A35D2" w:rsidRPr="005F4087" w:rsidRDefault="008A35D2" w:rsidP="00894729">
            <w:pPr>
              <w:spacing w:after="0" w:line="240" w:lineRule="auto"/>
              <w:rPr>
                <w:rFonts w:ascii="Cambria" w:eastAsia="Times New Roman" w:hAnsi="Cambria" w:cs="Times New Roman"/>
                <w:b/>
                <w:bCs/>
                <w:lang w:eastAsia="es-CO"/>
              </w:rPr>
            </w:pPr>
            <w:bookmarkStart w:id="10" w:name="per"/>
            <w:ins w:id="11" w:author="Javier Caicedo" w:date="2023-04-28T15:41:00Z">
              <w:r w:rsidRPr="005F4087">
                <w:rPr>
                  <w:rFonts w:ascii="Cambria" w:eastAsia="Times New Roman" w:hAnsi="Cambria" w:cs="Times New Roman"/>
                  <w:b/>
                  <w:bCs/>
                  <w:sz w:val="20"/>
                  <w:lang w:eastAsia="es-CO"/>
                </w:rPr>
                <w:t>Per</w:t>
              </w:r>
            </w:ins>
            <w:r w:rsidR="008760BF">
              <w:rPr>
                <w:rFonts w:ascii="Cambria" w:eastAsia="Times New Roman" w:hAnsi="Cambria" w:cs="Times New Roman"/>
                <w:b/>
                <w:bCs/>
                <w:sz w:val="20"/>
                <w:lang w:eastAsia="es-CO"/>
              </w:rPr>
              <w:t>í</w:t>
            </w:r>
            <w:ins w:id="12" w:author="Javier Caicedo" w:date="2023-04-28T15:41:00Z">
              <w:r w:rsidRPr="005F4087">
                <w:rPr>
                  <w:rFonts w:ascii="Cambria" w:eastAsia="Times New Roman" w:hAnsi="Cambria" w:cs="Times New Roman"/>
                  <w:b/>
                  <w:bCs/>
                  <w:sz w:val="20"/>
                  <w:lang w:eastAsia="es-CO"/>
                </w:rPr>
                <w:t>odo:</w:t>
              </w:r>
            </w:ins>
            <w:bookmarkEnd w:id="10"/>
          </w:p>
        </w:tc>
        <w:tc>
          <w:tcPr>
            <w:tcW w:w="760" w:type="pct"/>
            <w:tcBorders>
              <w:top w:val="single" w:sz="4" w:space="0" w:color="auto"/>
              <w:left w:val="nil"/>
              <w:bottom w:val="nil"/>
              <w:right w:val="single" w:sz="8" w:space="0" w:color="auto"/>
            </w:tcBorders>
            <w:shd w:val="clear" w:color="auto" w:fill="auto"/>
            <w:noWrap/>
            <w:vAlign w:val="bottom"/>
          </w:tcPr>
          <w:customXmlDelRangeStart w:id="13" w:author="Javier Caicedo" w:date="2023-04-28T15:42:00Z"/>
          <w:sdt>
            <w:sdtPr>
              <w:rPr>
                <w:rFonts w:ascii="Cambria" w:eastAsia="Times New Roman" w:hAnsi="Cambria" w:cs="Times New Roman"/>
                <w:b/>
                <w:bCs/>
                <w:lang w:eastAsia="es-CO"/>
              </w:rPr>
              <w:id w:val="1564064441"/>
              <w:placeholder>
                <w:docPart w:val="F3061A0B1F4249B3A85F82CF5A3AD7BF"/>
              </w:placeholder>
              <w:showingPlcHdr/>
              <w:comboBox>
                <w:listItem w:displayText="##" w:value="##"/>
                <w:listItem w:displayText="1" w:value="1"/>
                <w:listItem w:displayText="2" w:value="2"/>
                <w:listItem w:displayText="3" w:value="3"/>
                <w:listItem w:displayText="4" w:value="4"/>
              </w:comboBox>
            </w:sdtPr>
            <w:sdtEndPr/>
            <w:sdtContent>
              <w:customXmlDelRangeEnd w:id="13"/>
              <w:p w14:paraId="38BB1373" w14:textId="58B6B408" w:rsidR="008A35D2" w:rsidRPr="005F4087" w:rsidRDefault="00A54C90">
                <w:pPr>
                  <w:spacing w:after="0" w:line="240" w:lineRule="auto"/>
                  <w:rPr>
                    <w:rFonts w:ascii="Cambria" w:eastAsia="Times New Roman" w:hAnsi="Cambria" w:cs="Times New Roman"/>
                    <w:b/>
                    <w:bCs/>
                    <w:lang w:eastAsia="es-CO"/>
                  </w:rPr>
                  <w:pPrChange w:id="14" w:author="Javier Caicedo" w:date="2023-04-28T15:42:00Z">
                    <w:pPr>
                      <w:framePr w:hSpace="141" w:wrap="around" w:hAnchor="margin" w:y="-203"/>
                      <w:spacing w:after="0" w:line="240" w:lineRule="auto"/>
                    </w:pPr>
                  </w:pPrChange>
                </w:pPr>
                <w:ins w:id="15" w:author="Jose Luís Santacruz" w:date="2025-04-15T08:33:00Z">
                  <w:r w:rsidRPr="004453D1">
                    <w:rPr>
                      <w:rStyle w:val="Textodelmarcadordeposicin"/>
                    </w:rPr>
                    <w:t>Elija un elemento.</w:t>
                  </w:r>
                </w:ins>
              </w:p>
              <w:customXmlDelRangeStart w:id="16" w:author="Javier Caicedo" w:date="2023-04-28T15:42:00Z"/>
            </w:sdtContent>
          </w:sdt>
          <w:customXmlDelRangeEnd w:id="16"/>
        </w:tc>
      </w:tr>
      <w:tr w:rsidR="009403BC" w:rsidRPr="005F4087" w14:paraId="07641FB5" w14:textId="77777777" w:rsidTr="2D0EEC95">
        <w:trPr>
          <w:trHeight w:val="335"/>
        </w:trPr>
        <w:tc>
          <w:tcPr>
            <w:tcW w:w="490" w:type="pct"/>
            <w:gridSpan w:val="2"/>
            <w:tcBorders>
              <w:top w:val="single" w:sz="8" w:space="0" w:color="auto"/>
              <w:left w:val="single" w:sz="8" w:space="0" w:color="auto"/>
              <w:bottom w:val="single" w:sz="8" w:space="0" w:color="auto"/>
              <w:right w:val="single" w:sz="8" w:space="0" w:color="auto"/>
            </w:tcBorders>
            <w:shd w:val="clear" w:color="auto" w:fill="FCD5B4"/>
            <w:noWrap/>
            <w:vAlign w:val="center"/>
          </w:tcPr>
          <w:p w14:paraId="6E6EB0A2" w14:textId="06B40889" w:rsidR="009403BC" w:rsidRPr="005F4087" w:rsidRDefault="001A1AA8" w:rsidP="009403BC">
            <w:pPr>
              <w:spacing w:after="0" w:line="240" w:lineRule="auto"/>
              <w:rPr>
                <w:rFonts w:ascii="Cambria" w:eastAsia="Times New Roman" w:hAnsi="Cambria" w:cs="Times New Roman"/>
                <w:b/>
                <w:bCs/>
                <w:lang w:eastAsia="es-CO"/>
              </w:rPr>
            </w:pPr>
            <w:r>
              <w:rPr>
                <w:rFonts w:ascii="Cambria" w:eastAsia="Times New Roman" w:hAnsi="Cambria" w:cs="Times New Roman"/>
                <w:b/>
                <w:bCs/>
                <w:lang w:eastAsia="es-CO"/>
              </w:rPr>
              <w:t>Temas</w:t>
            </w:r>
            <w:r w:rsidR="009403BC">
              <w:rPr>
                <w:rFonts w:ascii="Cambria" w:eastAsia="Times New Roman" w:hAnsi="Cambria" w:cs="Times New Roman"/>
                <w:b/>
                <w:bCs/>
                <w:lang w:eastAsia="es-CO"/>
              </w:rPr>
              <w:t>:</w:t>
            </w:r>
          </w:p>
        </w:tc>
        <w:tc>
          <w:tcPr>
            <w:tcW w:w="4510" w:type="pct"/>
            <w:gridSpan w:val="11"/>
            <w:tcBorders>
              <w:top w:val="single" w:sz="8" w:space="0" w:color="auto"/>
              <w:left w:val="single" w:sz="8" w:space="0" w:color="auto"/>
              <w:bottom w:val="single" w:sz="8" w:space="0" w:color="auto"/>
              <w:right w:val="single" w:sz="8" w:space="0" w:color="auto"/>
            </w:tcBorders>
            <w:shd w:val="clear" w:color="auto" w:fill="FCD5B4"/>
            <w:vAlign w:val="center"/>
          </w:tcPr>
          <w:p w14:paraId="0F493ADE" w14:textId="0F97F825" w:rsidR="009403BC" w:rsidRPr="005F4087" w:rsidRDefault="009403BC" w:rsidP="009403BC">
            <w:pPr>
              <w:spacing w:after="0" w:line="240" w:lineRule="auto"/>
              <w:rPr>
                <w:rFonts w:ascii="Cambria" w:eastAsia="Times New Roman" w:hAnsi="Cambria" w:cs="Times New Roman"/>
                <w:b/>
                <w:bCs/>
                <w:lang w:eastAsia="es-CO"/>
              </w:rPr>
            </w:pPr>
            <w:del w:id="17" w:author="Jose Luís Santacruz" w:date="2025-04-15T08:30:00Z">
              <w:r w:rsidRPr="009403BC" w:rsidDel="002F5D73">
                <w:rPr>
                  <w:rFonts w:ascii="Cambria" w:eastAsia="Times New Roman" w:hAnsi="Cambria" w:cs="Times New Roman"/>
                  <w:sz w:val="24"/>
                  <w:szCs w:val="24"/>
                  <w:lang w:val="es-ES" w:eastAsia="es-ES"/>
                </w:rPr>
                <w:delText>Conceptos básicos, herramientas, técnicas de diagnóstico y tipos de mantenimiento: preventivo y correctivo</w:delText>
              </w:r>
            </w:del>
          </w:p>
        </w:tc>
      </w:tr>
      <w:tr w:rsidR="00F77B09" w:rsidRPr="005F4087" w14:paraId="18D1A0B3" w14:textId="77777777" w:rsidTr="2D0EEC95">
        <w:tblPrEx>
          <w:tblW w:w="5000" w:type="pct"/>
          <w:tblLayout w:type="fixed"/>
          <w:tblCellMar>
            <w:left w:w="70" w:type="dxa"/>
            <w:right w:w="70" w:type="dxa"/>
          </w:tblCellMar>
          <w:tblPrExChange w:id="18" w:author="Javier Caicedo" w:date="2023-04-28T17:55:00Z">
            <w:tblPrEx>
              <w:tblW w:w="5000" w:type="pct"/>
              <w:tblLayout w:type="fixed"/>
              <w:tblCellMar>
                <w:left w:w="70" w:type="dxa"/>
                <w:right w:w="70" w:type="dxa"/>
              </w:tblCellMar>
            </w:tblPrEx>
          </w:tblPrExChange>
        </w:tblPrEx>
        <w:trPr>
          <w:trHeight w:val="335"/>
          <w:trPrChange w:id="19" w:author="Javier Caicedo" w:date="2023-04-28T17:55:00Z">
            <w:trPr>
              <w:gridAfter w:val="0"/>
              <w:trHeight w:val="335"/>
            </w:trPr>
          </w:trPrChange>
        </w:trPr>
        <w:tc>
          <w:tcPr>
            <w:tcW w:w="2363" w:type="pct"/>
            <w:gridSpan w:val="7"/>
            <w:tcBorders>
              <w:top w:val="single" w:sz="8" w:space="0" w:color="auto"/>
              <w:left w:val="single" w:sz="8" w:space="0" w:color="auto"/>
              <w:bottom w:val="single" w:sz="8" w:space="0" w:color="auto"/>
              <w:right w:val="single" w:sz="4" w:space="0" w:color="auto"/>
            </w:tcBorders>
            <w:shd w:val="clear" w:color="auto" w:fill="FCD5B4"/>
            <w:noWrap/>
            <w:vAlign w:val="center"/>
            <w:hideMark/>
            <w:tcPrChange w:id="20" w:author="Javier Caicedo" w:date="2023-04-28T17:55:00Z">
              <w:tcPr>
                <w:tcW w:w="2363" w:type="pct"/>
                <w:gridSpan w:val="6"/>
                <w:tcBorders>
                  <w:top w:val="single" w:sz="8" w:space="0" w:color="auto"/>
                  <w:left w:val="single" w:sz="8" w:space="0" w:color="auto"/>
                  <w:bottom w:val="single" w:sz="8" w:space="0" w:color="auto"/>
                  <w:right w:val="single" w:sz="4" w:space="0" w:color="auto"/>
                </w:tcBorders>
                <w:shd w:val="clear" w:color="000000" w:fill="FCD5B4"/>
                <w:noWrap/>
                <w:vAlign w:val="center"/>
                <w:hideMark/>
              </w:tcPr>
            </w:tcPrChange>
          </w:tcPr>
          <w:p w14:paraId="4365642A" w14:textId="77777777" w:rsidR="00F77B09" w:rsidRPr="005F4087" w:rsidRDefault="00F77B09" w:rsidP="00894729">
            <w:pPr>
              <w:spacing w:after="0" w:line="240" w:lineRule="auto"/>
              <w:jc w:val="center"/>
              <w:rPr>
                <w:rFonts w:ascii="Cambria" w:eastAsia="Times New Roman" w:hAnsi="Cambria" w:cs="Times New Roman"/>
                <w:b/>
                <w:bCs/>
                <w:lang w:eastAsia="es-CO"/>
              </w:rPr>
            </w:pPr>
            <w:r w:rsidRPr="005F4087">
              <w:rPr>
                <w:rFonts w:ascii="Cambria" w:eastAsia="Times New Roman" w:hAnsi="Cambria" w:cs="Times New Roman"/>
                <w:b/>
                <w:bCs/>
                <w:lang w:eastAsia="es-CO"/>
              </w:rPr>
              <w:t>Competencia</w:t>
            </w:r>
          </w:p>
          <w:p w14:paraId="1C5CD455" w14:textId="504FFF7A" w:rsidR="00F77B09" w:rsidRPr="005F4087" w:rsidRDefault="00F77B09" w:rsidP="00894729">
            <w:pPr>
              <w:spacing w:after="0" w:line="240" w:lineRule="auto"/>
              <w:jc w:val="center"/>
              <w:rPr>
                <w:rFonts w:ascii="Cambria" w:eastAsia="Times New Roman" w:hAnsi="Cambria" w:cs="Times New Roman"/>
                <w:b/>
                <w:bCs/>
                <w:lang w:eastAsia="es-CO"/>
              </w:rPr>
            </w:pPr>
          </w:p>
        </w:tc>
        <w:tc>
          <w:tcPr>
            <w:tcW w:w="1035" w:type="pct"/>
            <w:gridSpan w:val="3"/>
            <w:tcBorders>
              <w:top w:val="single" w:sz="8" w:space="0" w:color="auto"/>
              <w:left w:val="nil"/>
              <w:bottom w:val="single" w:sz="8" w:space="0" w:color="auto"/>
              <w:right w:val="single" w:sz="4" w:space="0" w:color="auto"/>
            </w:tcBorders>
            <w:shd w:val="clear" w:color="auto" w:fill="FCD5B4"/>
            <w:vAlign w:val="center"/>
            <w:tcPrChange w:id="21" w:author="Javier Caicedo" w:date="2023-04-28T17:55:00Z">
              <w:tcPr>
                <w:tcW w:w="1922" w:type="pct"/>
                <w:gridSpan w:val="6"/>
                <w:tcBorders>
                  <w:top w:val="single" w:sz="8" w:space="0" w:color="auto"/>
                  <w:left w:val="nil"/>
                  <w:bottom w:val="single" w:sz="8" w:space="0" w:color="auto"/>
                  <w:right w:val="single" w:sz="4" w:space="0" w:color="auto"/>
                </w:tcBorders>
                <w:shd w:val="clear" w:color="000000" w:fill="FCD5B4"/>
                <w:vAlign w:val="center"/>
              </w:tcPr>
            </w:tcPrChange>
          </w:tcPr>
          <w:p w14:paraId="34A929DC" w14:textId="01F0EA59" w:rsidR="00F77B09" w:rsidRPr="005F4087" w:rsidRDefault="00F77B09" w:rsidP="00894729">
            <w:pPr>
              <w:spacing w:after="0" w:line="240" w:lineRule="auto"/>
              <w:jc w:val="center"/>
              <w:rPr>
                <w:rFonts w:ascii="Cambria" w:eastAsia="Times New Roman" w:hAnsi="Cambria" w:cs="Times New Roman"/>
                <w:b/>
                <w:bCs/>
                <w:lang w:eastAsia="es-CO"/>
              </w:rPr>
            </w:pPr>
            <w:r w:rsidRPr="005F4087">
              <w:rPr>
                <w:rFonts w:ascii="Cambria" w:eastAsia="Times New Roman" w:hAnsi="Cambria" w:cs="Times New Roman"/>
                <w:b/>
                <w:bCs/>
                <w:lang w:eastAsia="es-CO"/>
              </w:rPr>
              <w:t>Estrategia didáctica</w:t>
            </w:r>
          </w:p>
        </w:tc>
        <w:tc>
          <w:tcPr>
            <w:tcW w:w="1602" w:type="pct"/>
            <w:gridSpan w:val="3"/>
            <w:tcBorders>
              <w:top w:val="single" w:sz="8" w:space="0" w:color="auto"/>
              <w:left w:val="single" w:sz="4" w:space="0" w:color="auto"/>
              <w:bottom w:val="single" w:sz="8" w:space="0" w:color="auto"/>
              <w:right w:val="single" w:sz="8" w:space="0" w:color="auto"/>
            </w:tcBorders>
            <w:shd w:val="clear" w:color="auto" w:fill="FCD5B4"/>
            <w:vAlign w:val="center"/>
            <w:tcPrChange w:id="22" w:author="Javier Caicedo" w:date="2023-04-28T17:55:00Z">
              <w:tcPr>
                <w:tcW w:w="715" w:type="pct"/>
                <w:tcBorders>
                  <w:top w:val="single" w:sz="8" w:space="0" w:color="auto"/>
                  <w:left w:val="single" w:sz="4" w:space="0" w:color="auto"/>
                  <w:bottom w:val="single" w:sz="8" w:space="0" w:color="auto"/>
                  <w:right w:val="single" w:sz="8" w:space="0" w:color="auto"/>
                </w:tcBorders>
                <w:shd w:val="clear" w:color="000000" w:fill="FCD5B4"/>
                <w:vAlign w:val="center"/>
              </w:tcPr>
            </w:tcPrChange>
          </w:tcPr>
          <w:p w14:paraId="58B7A8C0" w14:textId="77777777" w:rsidR="00F77B09" w:rsidRPr="005F4087" w:rsidRDefault="00F77B09" w:rsidP="00894729">
            <w:pPr>
              <w:spacing w:after="0" w:line="240" w:lineRule="auto"/>
              <w:jc w:val="center"/>
              <w:rPr>
                <w:rFonts w:ascii="Cambria" w:eastAsia="Times New Roman" w:hAnsi="Cambria" w:cs="Times New Roman"/>
                <w:b/>
                <w:bCs/>
                <w:lang w:eastAsia="es-CO"/>
              </w:rPr>
            </w:pPr>
            <w:r w:rsidRPr="005F4087">
              <w:rPr>
                <w:rFonts w:ascii="Cambria" w:eastAsia="Times New Roman" w:hAnsi="Cambria" w:cs="Times New Roman"/>
                <w:b/>
                <w:bCs/>
                <w:lang w:eastAsia="es-CO"/>
              </w:rPr>
              <w:t>Contexto temático</w:t>
            </w:r>
          </w:p>
        </w:tc>
      </w:tr>
      <w:tr w:rsidR="00F77B09" w:rsidRPr="005F4087" w14:paraId="4FFF8A5E" w14:textId="77777777" w:rsidTr="2D0EEC95">
        <w:tblPrEx>
          <w:tblW w:w="5000" w:type="pct"/>
          <w:tblLayout w:type="fixed"/>
          <w:tblCellMar>
            <w:left w:w="70" w:type="dxa"/>
            <w:right w:w="70" w:type="dxa"/>
          </w:tblCellMar>
          <w:tblPrExChange w:id="23" w:author="Javier Caicedo" w:date="2023-04-28T17:55:00Z">
            <w:tblPrEx>
              <w:tblW w:w="5000" w:type="pct"/>
              <w:tblLayout w:type="fixed"/>
              <w:tblCellMar>
                <w:left w:w="70" w:type="dxa"/>
                <w:right w:w="70" w:type="dxa"/>
              </w:tblCellMar>
            </w:tblPrEx>
          </w:tblPrExChange>
        </w:tblPrEx>
        <w:trPr>
          <w:trHeight w:val="969"/>
          <w:trPrChange w:id="24" w:author="Javier Caicedo" w:date="2023-04-28T17:55:00Z">
            <w:trPr>
              <w:gridAfter w:val="0"/>
              <w:trHeight w:val="1055"/>
            </w:trPr>
          </w:trPrChange>
        </w:trPr>
        <w:tc>
          <w:tcPr>
            <w:tcW w:w="2363" w:type="pct"/>
            <w:gridSpan w:val="7"/>
            <w:tcBorders>
              <w:top w:val="single" w:sz="8" w:space="0" w:color="auto"/>
              <w:left w:val="single" w:sz="8" w:space="0" w:color="auto"/>
              <w:bottom w:val="single" w:sz="4" w:space="0" w:color="auto"/>
              <w:right w:val="single" w:sz="4" w:space="0" w:color="auto"/>
            </w:tcBorders>
            <w:shd w:val="clear" w:color="auto" w:fill="auto"/>
            <w:tcPrChange w:id="25" w:author="Javier Caicedo" w:date="2023-04-28T17:55:00Z">
              <w:tcPr>
                <w:tcW w:w="2363" w:type="pct"/>
                <w:gridSpan w:val="6"/>
                <w:tcBorders>
                  <w:top w:val="single" w:sz="8" w:space="0" w:color="auto"/>
                  <w:left w:val="single" w:sz="8" w:space="0" w:color="auto"/>
                  <w:bottom w:val="single" w:sz="4" w:space="0" w:color="auto"/>
                  <w:right w:val="single" w:sz="4" w:space="0" w:color="auto"/>
                </w:tcBorders>
                <w:shd w:val="clear" w:color="auto" w:fill="auto"/>
              </w:tcPr>
            </w:tcPrChange>
          </w:tcPr>
          <w:sdt>
            <w:sdtPr>
              <w:rPr>
                <w:rFonts w:ascii="Cambria" w:eastAsia="Times New Roman" w:hAnsi="Cambria" w:cs="Times New Roman"/>
                <w:i/>
                <w:iCs/>
                <w:sz w:val="20"/>
                <w:szCs w:val="20"/>
                <w:lang w:eastAsia="es-CO"/>
              </w:rPr>
              <w:id w:val="-1156294935"/>
              <w:placeholder>
                <w:docPart w:val="BADC1F7A8E9445D68703CDB1F61C7FA1"/>
              </w:placeholder>
              <w:showingPlcHdr/>
            </w:sdtPr>
            <w:sdtEndPr/>
            <w:sdtContent>
              <w:p w14:paraId="619D6C5C" w14:textId="3BB54AFD" w:rsidR="00F77B09" w:rsidRPr="005F4087" w:rsidDel="00F77B09" w:rsidRDefault="2D0EEC95" w:rsidP="2D0EEC95">
                <w:pPr>
                  <w:spacing w:after="0" w:line="240" w:lineRule="auto"/>
                  <w:rPr>
                    <w:del w:id="26" w:author="Javier Caicedo" w:date="2023-04-28T17:21:00Z"/>
                    <w:rFonts w:ascii="Cambria" w:eastAsia="Times New Roman" w:hAnsi="Cambria" w:cs="Times New Roman"/>
                    <w:i/>
                    <w:iCs/>
                    <w:sz w:val="20"/>
                    <w:szCs w:val="20"/>
                    <w:lang w:eastAsia="es-CO"/>
                  </w:rPr>
                </w:pPr>
                <w:r w:rsidRPr="2D0EEC95">
                  <w:rPr>
                    <w:rStyle w:val="Textodelmarcadordeposicin"/>
                  </w:rPr>
                  <w:t>Haga clic aquí para escribir texto.</w:t>
                </w:r>
              </w:p>
            </w:sdtContent>
          </w:sdt>
          <w:sdt>
            <w:sdtPr>
              <w:rPr>
                <w:rFonts w:ascii="Cambria" w:eastAsia="Times New Roman" w:hAnsi="Cambria" w:cs="Times New Roman"/>
                <w:i/>
                <w:iCs/>
                <w:sz w:val="20"/>
                <w:szCs w:val="20"/>
                <w:lang w:eastAsia="es-CO"/>
              </w:rPr>
              <w:id w:val="846994170"/>
              <w:placeholder>
                <w:docPart w:val="DefaultPlaceholder_-1854013438"/>
              </w:placeholder>
              <w:dropDownList>
                <w:listItem w:value="Elija un elemento."/>
                <w:listItem w:displayText="MANTENER EQUIPOS DE COMPUTO SEGÚN PROCEDIMIENTO TECNICO." w:value="MANTENER EQUIPOS DE COMPUTO SEGÚN PROCEDIMIENTO TECNICO."/>
                <w:listItem w:displayText="REGISTRAR INFORMACIÓN DE ACUERDO CON NORMATIVA Y PROCEDIMIENTO TÉCNICO." w:value="REGISTRAR INFORMACIÓN DE ACUERDO CON NORMATIVA Y PROCEDIMIENTO TÉCNICO."/>
                <w:listItem w:displayText="OPERAR HERRAMIENTAS INFORMÁTICAS Y DIGITALES DE ACUERDO CON PROTOCOLOS Y MANUALES TÉCNICOS." w:value="OPERAR HERRAMIENTAS INFORMÁTICAS Y DIGITALES DE ACUERDO CON PROTOCOLOS Y MANUALES TÉCNICOS."/>
                <w:listItem w:displayText="REPARAR EQUIPOS DE CÓMPUTO SEGÚN PROCEDIMIENTO TÉCNICO." w:value="REPARAR EQUIPOS DE CÓMPUTO SEGÚN PROCEDIMIENTO TÉCNICO."/>
                <w:listItem w:displayText="DESARROLLAR PROCESOS DE COMUNICACIÓN EFICACES Y EFECTIVOS, TENIENDO EN CUENTA SITUACIONES DE ORDEN SOCIAL, PERSONAL Y PRODUCTIVO." w:value="DESARROLLAR PROCESOS DE COMUNICACIÓN EFICACES Y EFECTIVOS, TENIENDO EN CUENTA SITUACIONES DE ORDEN SOCIAL, PERSONAL Y PRODUCTIVO."/>
                <w:listItem w:displayText="RAZONAR CUANTITATIVAMENTE FRENTE A SITUACIONES SUSCEPTIBLES DE SER ABORDADAS DE MANERA MATEMÁTICA EN CONTEXTOS LABORALES, SOCIALES Y PERSONALES." w:value="RAZONAR CUANTITATIVAMENTE FRENTE A SITUACIONES SUSCEPTIBLES DE SER ABORDADAS DE MANERA MATEMÁTICA EN CONTEXTOS LABORALES, SOCIALES Y PERSONALES."/>
              </w:dropDownList>
            </w:sdtPr>
            <w:sdtEndPr/>
            <w:sdtContent>
              <w:p w14:paraId="76868F7D" w14:textId="1EF28119" w:rsidR="00F77B09" w:rsidRPr="005F4087" w:rsidRDefault="00552304" w:rsidP="00894729">
                <w:pPr>
                  <w:spacing w:after="0" w:line="240" w:lineRule="auto"/>
                  <w:rPr>
                    <w:rFonts w:ascii="Cambria" w:eastAsia="Times New Roman" w:hAnsi="Cambria" w:cs="Times New Roman"/>
                    <w:i/>
                    <w:iCs/>
                    <w:sz w:val="20"/>
                    <w:lang w:eastAsia="es-CO"/>
                  </w:rPr>
                </w:pPr>
                <w:del w:id="27" w:author="Jose Luís Santacruz" w:date="2025-04-15T08:30:00Z">
                  <w:r w:rsidDel="002F5D73">
                    <w:rPr>
                      <w:rFonts w:ascii="Cambria" w:eastAsia="Times New Roman" w:hAnsi="Cambria" w:cs="Times New Roman"/>
                      <w:i/>
                      <w:iCs/>
                      <w:sz w:val="20"/>
                      <w:lang w:eastAsia="es-CO"/>
                    </w:rPr>
                    <w:delText>MANTENER EQUIPOS DE COMPUTO SEGÚN PROCEDIMIENTO TECNICO.</w:delText>
                  </w:r>
                </w:del>
              </w:p>
            </w:sdtContent>
          </w:sdt>
        </w:tc>
        <w:tc>
          <w:tcPr>
            <w:tcW w:w="1035" w:type="pct"/>
            <w:gridSpan w:val="3"/>
            <w:tcBorders>
              <w:top w:val="single" w:sz="8" w:space="0" w:color="auto"/>
              <w:left w:val="single" w:sz="4" w:space="0" w:color="auto"/>
              <w:right w:val="single" w:sz="4" w:space="0" w:color="auto"/>
            </w:tcBorders>
            <w:shd w:val="clear" w:color="auto" w:fill="auto"/>
            <w:tcPrChange w:id="28" w:author="Javier Caicedo" w:date="2023-04-28T17:55:00Z">
              <w:tcPr>
                <w:tcW w:w="1922" w:type="pct"/>
                <w:gridSpan w:val="6"/>
                <w:tcBorders>
                  <w:top w:val="single" w:sz="8" w:space="0" w:color="auto"/>
                  <w:left w:val="single" w:sz="4" w:space="0" w:color="auto"/>
                  <w:right w:val="single" w:sz="4" w:space="0" w:color="auto"/>
                </w:tcBorders>
                <w:shd w:val="clear" w:color="auto" w:fill="auto"/>
              </w:tcPr>
            </w:tcPrChange>
          </w:tcPr>
          <w:p w14:paraId="68BE55AB" w14:textId="7A06E96F" w:rsidR="00F77B09" w:rsidRPr="005F4087" w:rsidRDefault="005E4729" w:rsidP="00894729">
            <w:pPr>
              <w:spacing w:after="0" w:line="240" w:lineRule="auto"/>
              <w:rPr>
                <w:rFonts w:ascii="Cambria" w:eastAsia="Times New Roman" w:hAnsi="Cambria" w:cs="Times New Roman"/>
                <w:i/>
                <w:iCs/>
                <w:sz w:val="20"/>
                <w:lang w:eastAsia="es-CO"/>
              </w:rPr>
            </w:pPr>
            <w:sdt>
              <w:sdtPr>
                <w:rPr>
                  <w:rFonts w:ascii="Cambria" w:hAnsi="Cambria"/>
                </w:rPr>
                <w:id w:val="629749233"/>
                <w:placeholder>
                  <w:docPart w:val="F3337F5FC24E4FA8A8DB7C02F9EE5383"/>
                </w:placeholder>
                <w15:color w:val="000000"/>
                <w:dropDownList>
                  <w:listItem w:displayText="Elija un elemento" w:value="Elija un elemento"/>
                  <w:listItem w:displayText="- Aprendizaje Autónomo" w:value="- Aprendizaje Autónomo"/>
                  <w:listItem w:displayText="- Aprendizaje Colaborativo" w:value="- Aprendizaje Colaborativo"/>
                  <w:listItem w:displayText="- Basado en Problemas" w:value="- Basado en Problemas"/>
                  <w:listItem w:displayText="- Basado en Indagación" w:value="- Basado en Indagación"/>
                  <w:listItem w:displayText="- Foro o conferencia" w:value="- Foro o conferencia"/>
                  <w:listItem w:displayText="- Estudio de Casos" w:value="- Estudio de Casos"/>
                  <w:listItem w:displayText="- Mente Facto" w:value="- Mente Facto"/>
                  <w:listItem w:displayText="- Mapas Conceptuales" w:value="- Mapas Conceptuales"/>
                  <w:listItem w:displayText="- Panel de Discusion" w:value="- Panel de Discusion"/>
                  <w:listItem w:displayText="- Lluvia de Ideas" w:value="- Lluvia de Ideas"/>
                  <w:listItem w:displayText="- Mapa Mental" w:value="- Mapa Mental"/>
                  <w:listItem w:displayText="- Talleres" w:value="- Talleres"/>
                  <w:listItem w:displayText="- Trabajo de Investigacion" w:value="- Trabajo de Investigacion"/>
                  <w:listItem w:displayText="- Otro" w:value="- Otro"/>
                </w:dropDownList>
              </w:sdtPr>
              <w:sdtEndPr/>
              <w:sdtContent>
                <w:r w:rsidR="004E4A71" w:rsidDel="002F5D73">
                  <w:rPr>
                    <w:rFonts w:ascii="Cambria" w:hAnsi="Cambria"/>
                  </w:rPr>
                  <w:t>- Foro o conferencia</w:t>
                </w:r>
                <w:ins w:id="29" w:author="Jose Luís Santacruz" w:date="2025-04-15T08:33:00Z">
                  <w:r w:rsidR="00A54C90">
                    <w:rPr>
                      <w:rFonts w:ascii="Cambria" w:hAnsi="Cambria"/>
                    </w:rPr>
                    <w:t>Elija un elemento</w:t>
                  </w:r>
                </w:ins>
              </w:sdtContent>
            </w:sdt>
          </w:p>
          <w:p w14:paraId="455D7208" w14:textId="24B39173" w:rsidR="004E4A71" w:rsidRPr="005F4087" w:rsidRDefault="005E4729" w:rsidP="004E4A71">
            <w:pPr>
              <w:spacing w:after="0" w:line="240" w:lineRule="auto"/>
              <w:rPr>
                <w:rFonts w:ascii="Cambria" w:eastAsia="Times New Roman" w:hAnsi="Cambria" w:cs="Times New Roman"/>
                <w:i/>
                <w:iCs/>
                <w:sz w:val="20"/>
                <w:lang w:eastAsia="es-CO"/>
              </w:rPr>
            </w:pPr>
            <w:sdt>
              <w:sdtPr>
                <w:rPr>
                  <w:rFonts w:ascii="Cambria" w:hAnsi="Cambria"/>
                </w:rPr>
                <w:id w:val="1033384048"/>
                <w:placeholder>
                  <w:docPart w:val="176D3EEDF2A442A193165ACD84FC3343"/>
                </w:placeholder>
                <w15:color w:val="000000"/>
                <w:dropDownList>
                  <w:listItem w:displayText="Elija un elemento" w:value="Elija un elemento"/>
                  <w:listItem w:displayText="- Aprendizaje Autónomo" w:value="- Aprendizaje Autónomo"/>
                  <w:listItem w:displayText="- Aprendizaje Colaborativo" w:value="- Aprendizaje Colaborativo"/>
                  <w:listItem w:displayText="- Basado en Problemas" w:value="- Basado en Problemas"/>
                  <w:listItem w:displayText="- Basado en Indagación" w:value="- Basado en Indagación"/>
                  <w:listItem w:displayText="- Foro o conferencia" w:value="- Foro o conferencia"/>
                  <w:listItem w:displayText="- Estudio de Casos" w:value="- Estudio de Casos"/>
                  <w:listItem w:displayText="- Mente Facto" w:value="- Mente Facto"/>
                  <w:listItem w:displayText="- Mapas Conceptuales" w:value="- Mapas Conceptuales"/>
                  <w:listItem w:displayText="- Panel de Discusion" w:value="- Panel de Discusion"/>
                  <w:listItem w:displayText="- Lluvia de Ideas" w:value="- Lluvia de Ideas"/>
                  <w:listItem w:displayText="- Mapa Mental" w:value="- Mapa Mental"/>
                  <w:listItem w:displayText="- Talleres" w:value="- Talleres"/>
                  <w:listItem w:displayText="- Trabajo de Investigacion" w:value="- Trabajo de Investigacion"/>
                  <w:listItem w:displayText="- Otro" w:value="- Otro"/>
                </w:dropDownList>
              </w:sdtPr>
              <w:sdtEndPr/>
              <w:sdtContent>
                <w:r w:rsidR="004E4A71" w:rsidDel="00A54C90">
                  <w:rPr>
                    <w:rFonts w:ascii="Cambria" w:hAnsi="Cambria"/>
                  </w:rPr>
                  <w:t>- Talleres</w:t>
                </w:r>
                <w:ins w:id="30" w:author="Jose Luís Santacruz" w:date="2025-04-15T08:33:00Z">
                  <w:r w:rsidR="00A54C90">
                    <w:rPr>
                      <w:rFonts w:ascii="Cambria" w:hAnsi="Cambria"/>
                    </w:rPr>
                    <w:t>- Talleres</w:t>
                  </w:r>
                </w:ins>
              </w:sdtContent>
            </w:sdt>
          </w:p>
          <w:p w14:paraId="68E96034" w14:textId="14012523" w:rsidR="00F77B09" w:rsidRPr="005F4087" w:rsidRDefault="00F77B09" w:rsidP="00894729">
            <w:pPr>
              <w:spacing w:after="0"/>
              <w:rPr>
                <w:rFonts w:ascii="Cambria" w:hAnsi="Cambria"/>
                <w:color w:val="808080"/>
                <w:sz w:val="20"/>
              </w:rPr>
            </w:pPr>
          </w:p>
        </w:tc>
        <w:tc>
          <w:tcPr>
            <w:tcW w:w="1602" w:type="pct"/>
            <w:gridSpan w:val="3"/>
            <w:tcBorders>
              <w:top w:val="single" w:sz="8" w:space="0" w:color="auto"/>
              <w:left w:val="single" w:sz="4" w:space="0" w:color="auto"/>
              <w:right w:val="single" w:sz="8" w:space="0" w:color="auto"/>
            </w:tcBorders>
            <w:shd w:val="clear" w:color="auto" w:fill="auto"/>
            <w:tcPrChange w:id="31" w:author="Javier Caicedo" w:date="2023-04-28T17:55:00Z">
              <w:tcPr>
                <w:tcW w:w="715" w:type="pct"/>
                <w:tcBorders>
                  <w:top w:val="single" w:sz="8" w:space="0" w:color="auto"/>
                  <w:left w:val="single" w:sz="4" w:space="0" w:color="auto"/>
                  <w:right w:val="single" w:sz="8" w:space="0" w:color="auto"/>
                </w:tcBorders>
                <w:shd w:val="clear" w:color="auto" w:fill="auto"/>
              </w:tcPr>
            </w:tcPrChange>
          </w:tcPr>
          <w:p w14:paraId="5C1C97FC" w14:textId="37218487" w:rsidR="00681436" w:rsidRPr="005F4087" w:rsidRDefault="00681436" w:rsidP="008760BF">
            <w:pPr>
              <w:spacing w:after="0" w:line="240" w:lineRule="auto"/>
              <w:rPr>
                <w:rFonts w:ascii="Cambria" w:eastAsia="Times New Roman" w:hAnsi="Cambria" w:cs="Times New Roman"/>
                <w:i/>
                <w:iCs/>
                <w:sz w:val="20"/>
                <w:lang w:eastAsia="es-CO"/>
              </w:rPr>
            </w:pPr>
            <w:del w:id="32" w:author="Jose Luís Santacruz" w:date="2025-04-15T08:30:00Z">
              <w:r w:rsidDel="002F5D73">
                <w:rPr>
                  <w:rFonts w:ascii="Cambria" w:eastAsia="Times New Roman" w:hAnsi="Cambria" w:cs="Times New Roman"/>
                  <w:i/>
                  <w:iCs/>
                  <w:sz w:val="20"/>
                  <w:lang w:eastAsia="es-CO"/>
                </w:rPr>
                <w:delText>Rec</w:delText>
              </w:r>
              <w:r w:rsidR="00990E5C" w:rsidDel="002F5D73">
                <w:rPr>
                  <w:rFonts w:eastAsia="Times New Roman" w:cs="Times New Roman"/>
                  <w:i/>
                  <w:iCs/>
                  <w:sz w:val="20"/>
                  <w:lang w:eastAsia="es-CO"/>
                </w:rPr>
                <w:delText xml:space="preserve">onocimiento </w:delText>
              </w:r>
              <w:r w:rsidDel="002F5D73">
                <w:rPr>
                  <w:rFonts w:eastAsia="Times New Roman" w:cs="Times New Roman"/>
                  <w:i/>
                  <w:iCs/>
                  <w:sz w:val="20"/>
                  <w:lang w:eastAsia="es-CO"/>
                </w:rPr>
                <w:delText xml:space="preserve">y utilidad </w:delText>
              </w:r>
              <w:r w:rsidR="00990E5C" w:rsidDel="002F5D73">
                <w:rPr>
                  <w:rFonts w:eastAsia="Times New Roman" w:cs="Times New Roman"/>
                  <w:i/>
                  <w:iCs/>
                  <w:sz w:val="20"/>
                  <w:lang w:eastAsia="es-CO"/>
                </w:rPr>
                <w:delText>de los dispositivos del computador.</w:delText>
              </w:r>
            </w:del>
          </w:p>
        </w:tc>
      </w:tr>
      <w:tr w:rsidR="004144E0" w:rsidRPr="005F4087" w14:paraId="715C1E32" w14:textId="77777777" w:rsidTr="2D0EEC95">
        <w:tblPrEx>
          <w:tblW w:w="5000" w:type="pct"/>
          <w:tblLayout w:type="fixed"/>
          <w:tblCellMar>
            <w:left w:w="70" w:type="dxa"/>
            <w:right w:w="70" w:type="dxa"/>
          </w:tblCellMar>
          <w:tblPrExChange w:id="33" w:author="Javier Caicedo" w:date="2023-04-28T17:52:00Z">
            <w:tblPrEx>
              <w:tblW w:w="5000" w:type="pct"/>
              <w:tblLayout w:type="fixed"/>
              <w:tblCellMar>
                <w:left w:w="70" w:type="dxa"/>
                <w:right w:w="70" w:type="dxa"/>
              </w:tblCellMar>
            </w:tblPrEx>
          </w:tblPrExChange>
        </w:tblPrEx>
        <w:trPr>
          <w:trHeight w:val="268"/>
          <w:trPrChange w:id="34" w:author="Javier Caicedo" w:date="2023-04-28T17:52:00Z">
            <w:trPr>
              <w:gridAfter w:val="0"/>
              <w:trHeight w:val="268"/>
            </w:trPr>
          </w:trPrChange>
        </w:trPr>
        <w:tc>
          <w:tcPr>
            <w:tcW w:w="5000" w:type="pct"/>
            <w:gridSpan w:val="13"/>
            <w:tcBorders>
              <w:top w:val="single" w:sz="4" w:space="0" w:color="auto"/>
              <w:left w:val="single" w:sz="8" w:space="0" w:color="auto"/>
              <w:bottom w:val="single" w:sz="4" w:space="0" w:color="auto"/>
              <w:right w:val="single" w:sz="8" w:space="0" w:color="000000" w:themeColor="text1"/>
            </w:tcBorders>
            <w:shd w:val="clear" w:color="auto" w:fill="FCD5B4"/>
            <w:noWrap/>
            <w:vAlign w:val="center"/>
            <w:hideMark/>
            <w:tcPrChange w:id="35" w:author="Javier Caicedo" w:date="2023-04-28T17:52:00Z">
              <w:tcPr>
                <w:tcW w:w="5000" w:type="pct"/>
                <w:gridSpan w:val="13"/>
                <w:tcBorders>
                  <w:top w:val="single" w:sz="4" w:space="0" w:color="auto"/>
                  <w:left w:val="single" w:sz="8" w:space="0" w:color="auto"/>
                  <w:bottom w:val="single" w:sz="4" w:space="0" w:color="auto"/>
                  <w:right w:val="single" w:sz="8" w:space="0" w:color="000000"/>
                </w:tcBorders>
                <w:shd w:val="clear" w:color="000000" w:fill="FCD5B4"/>
                <w:noWrap/>
                <w:vAlign w:val="center"/>
                <w:hideMark/>
              </w:tcPr>
            </w:tcPrChange>
          </w:tcPr>
          <w:p w14:paraId="642B6F5D" w14:textId="0A01E909" w:rsidR="004144E0" w:rsidRPr="005F4087" w:rsidRDefault="004144E0" w:rsidP="00894729">
            <w:pPr>
              <w:spacing w:after="0" w:line="240" w:lineRule="auto"/>
              <w:jc w:val="center"/>
              <w:rPr>
                <w:rFonts w:ascii="Cambria" w:eastAsia="Times New Roman" w:hAnsi="Cambria" w:cs="Times New Roman"/>
                <w:b/>
                <w:bCs/>
                <w:lang w:eastAsia="es-CO"/>
              </w:rPr>
            </w:pPr>
            <w:r w:rsidRPr="005F4087">
              <w:rPr>
                <w:rFonts w:ascii="Cambria" w:eastAsia="Times New Roman" w:hAnsi="Cambria" w:cs="Times New Roman"/>
                <w:b/>
                <w:bCs/>
                <w:lang w:eastAsia="es-CO"/>
              </w:rPr>
              <w:t>Herramientas TIC</w:t>
            </w:r>
          </w:p>
        </w:tc>
      </w:tr>
      <w:tr w:rsidR="004144E0" w:rsidRPr="005F4087" w14:paraId="43238203" w14:textId="77777777" w:rsidTr="2D0EEC95">
        <w:tblPrEx>
          <w:tblW w:w="5000" w:type="pct"/>
          <w:tblLayout w:type="fixed"/>
          <w:tblCellMar>
            <w:left w:w="70" w:type="dxa"/>
            <w:right w:w="70" w:type="dxa"/>
          </w:tblCellMar>
          <w:tblPrExChange w:id="36" w:author="Javier Caicedo" w:date="2023-04-28T17:52:00Z">
            <w:tblPrEx>
              <w:tblW w:w="5000" w:type="pct"/>
              <w:tblLayout w:type="fixed"/>
              <w:tblCellMar>
                <w:left w:w="70" w:type="dxa"/>
                <w:right w:w="70" w:type="dxa"/>
              </w:tblCellMar>
            </w:tblPrEx>
          </w:tblPrExChange>
        </w:tblPrEx>
        <w:trPr>
          <w:trHeight w:val="445"/>
          <w:trPrChange w:id="37" w:author="Javier Caicedo" w:date="2023-04-28T17:52:00Z">
            <w:trPr>
              <w:gridAfter w:val="0"/>
              <w:trHeight w:val="445"/>
            </w:trPr>
          </w:trPrChange>
        </w:trPr>
        <w:tc>
          <w:tcPr>
            <w:tcW w:w="5000" w:type="pct"/>
            <w:gridSpan w:val="13"/>
            <w:tcBorders>
              <w:top w:val="single" w:sz="4" w:space="0" w:color="auto"/>
              <w:left w:val="single" w:sz="8" w:space="0" w:color="auto"/>
              <w:bottom w:val="single" w:sz="4" w:space="0" w:color="auto"/>
              <w:right w:val="single" w:sz="8" w:space="0" w:color="000000" w:themeColor="text1"/>
            </w:tcBorders>
            <w:shd w:val="clear" w:color="auto" w:fill="auto"/>
            <w:noWrap/>
            <w:tcPrChange w:id="38" w:author="Javier Caicedo" w:date="2023-04-28T17:52:00Z">
              <w:tcPr>
                <w:tcW w:w="5000" w:type="pct"/>
                <w:gridSpan w:val="13"/>
                <w:tcBorders>
                  <w:top w:val="single" w:sz="4" w:space="0" w:color="auto"/>
                  <w:left w:val="single" w:sz="8" w:space="0" w:color="auto"/>
                  <w:bottom w:val="single" w:sz="4" w:space="0" w:color="auto"/>
                  <w:right w:val="single" w:sz="8" w:space="0" w:color="000000"/>
                </w:tcBorders>
                <w:shd w:val="clear" w:color="auto" w:fill="auto"/>
                <w:noWrap/>
              </w:tcPr>
            </w:tcPrChange>
          </w:tcPr>
          <w:p w14:paraId="1E576B43" w14:textId="2AA430A5" w:rsidR="004144E0" w:rsidRPr="005F4087" w:rsidDel="004144E0" w:rsidRDefault="005E4729" w:rsidP="2D0EEC95">
            <w:pPr>
              <w:spacing w:after="0" w:line="240" w:lineRule="auto"/>
              <w:rPr>
                <w:del w:id="39" w:author="Javier Caicedo" w:date="2023-04-28T17:24:00Z"/>
                <w:rFonts w:ascii="Cambria" w:eastAsia="Times New Roman" w:hAnsi="Cambria" w:cs="Times New Roman"/>
                <w:i/>
                <w:iCs/>
                <w:sz w:val="20"/>
                <w:szCs w:val="20"/>
                <w:lang w:eastAsia="es-CO"/>
              </w:rPr>
            </w:pPr>
            <w:customXmlDelRangeStart w:id="40" w:author="Javier Caicedo" w:date="2023-04-28T17:24:00Z"/>
            <w:sdt>
              <w:sdtPr>
                <w:rPr>
                  <w:rFonts w:ascii="Cambria" w:eastAsia="Times New Roman" w:hAnsi="Cambria" w:cs="Times New Roman"/>
                  <w:i/>
                  <w:iCs/>
                  <w:sz w:val="20"/>
                  <w:szCs w:val="20"/>
                  <w:lang w:eastAsia="es-CO"/>
                </w:rPr>
                <w:id w:val="1038929511"/>
                <w:placeholder>
                  <w:docPart w:val="2EBA2238A6354F749E49D85B2C1501BF"/>
                </w:placeholder>
                <w:showingPlcHdr/>
              </w:sdtPr>
              <w:sdtEndPr/>
              <w:sdtContent>
                <w:customXmlDelRangeEnd w:id="40"/>
                <w:r w:rsidR="2D0EEC95" w:rsidRPr="2D0EEC95">
                  <w:rPr>
                    <w:rStyle w:val="Textodelmarcadordeposicin"/>
                  </w:rPr>
                  <w:t>Elija un elemento.</w:t>
                </w:r>
                <w:customXmlDelRangeStart w:id="41" w:author="Javier Caicedo" w:date="2023-04-28T17:24:00Z"/>
              </w:sdtContent>
            </w:sdt>
            <w:customXmlDelRangeEnd w:id="41"/>
          </w:p>
          <w:p w14:paraId="6B5E2C42" w14:textId="1BE60656" w:rsidR="004144E0" w:rsidRPr="005F4087" w:rsidRDefault="005E4729" w:rsidP="00894729">
            <w:pPr>
              <w:spacing w:after="0" w:line="240" w:lineRule="auto"/>
              <w:rPr>
                <w:rFonts w:ascii="Cambria" w:eastAsia="Times New Roman" w:hAnsi="Cambria" w:cs="Times New Roman"/>
                <w:i/>
                <w:iCs/>
                <w:sz w:val="20"/>
                <w:lang w:eastAsia="es-CO"/>
              </w:rPr>
            </w:pPr>
            <w:sdt>
              <w:sdtPr>
                <w:rPr>
                  <w:rFonts w:ascii="Cambria" w:eastAsia="Times New Roman" w:hAnsi="Cambria" w:cs="Times New Roman"/>
                  <w:i/>
                  <w:iCs/>
                  <w:sz w:val="20"/>
                  <w:lang w:eastAsia="es-CO"/>
                </w:rPr>
                <w:id w:val="1229956561"/>
                <w:placeholder>
                  <w:docPart w:val="198B71773B224D6DB0C5CFAD0EB88289"/>
                </w:placeholder>
                <w:dropDownList>
                  <w:listItem w:value="Elija Aplicación Pedagógica"/>
                  <w:listItem w:displayText="Procesador de Texto" w:value="Procesador de Texto"/>
                  <w:listItem w:displayText="Hoja de cálculo" w:value="Hoja de cálculo"/>
                  <w:listItem w:displayText="Presentador diapositivas" w:value="Presentador diapositivas"/>
                  <w:listItem w:displayText="Base de datos" w:value="Base de datos"/>
                  <w:listItem w:displayText="Internet Comunicación" w:value="Internet Comunicación"/>
                  <w:listItem w:displayText="Internet Información" w:value="Internet Información"/>
                  <w:listItem w:displayText="Simuladores" w:value="Simuladores"/>
                  <w:listItem w:displayText="Organizador Gráfico" w:value="Organizador Gráfico"/>
                  <w:listItem w:displayText="Software CAD" w:value="Software CAD"/>
                  <w:listItem w:displayText="Editor Gráfico" w:value="Editor Gráfico"/>
                  <w:listItem w:displayText="Algorítmos y Programación" w:value="Algorítmos y Programación"/>
                  <w:listItem w:displayText="Plataformas en línea" w:value="Plataformas en línea"/>
                  <w:listItem w:displayText="Gestor de Aula" w:value="Gestor de Aula"/>
                  <w:listItem w:displayText="Juegos Educativos" w:value="Juegos Educativos"/>
                  <w:listItem w:displayText="Editor de Página Web" w:value="Editor de Página Web"/>
                  <w:listItem w:displayText="Actividad XO" w:value="Actividad XO"/>
                  <w:listItem w:displayText="Otro" w:value="Otro"/>
                </w:dropDownList>
              </w:sdtPr>
              <w:sdtEndPr/>
              <w:sdtContent>
                <w:del w:id="42" w:author="Jose Luís Santacruz" w:date="2025-04-15T08:31:00Z">
                  <w:r w:rsidR="00EF1453" w:rsidDel="002F5D73">
                    <w:rPr>
                      <w:rFonts w:ascii="Cambria" w:eastAsia="Times New Roman" w:hAnsi="Cambria" w:cs="Times New Roman"/>
                      <w:i/>
                      <w:iCs/>
                      <w:sz w:val="20"/>
                      <w:lang w:eastAsia="es-CO"/>
                    </w:rPr>
                    <w:delText>Presentador diapositivas</w:delText>
                  </w:r>
                </w:del>
              </w:sdtContent>
            </w:sdt>
            <w:r w:rsidR="004144E0" w:rsidRPr="005F4087">
              <w:rPr>
                <w:rFonts w:ascii="Cambria" w:eastAsia="Times New Roman" w:hAnsi="Cambria" w:cs="Times New Roman"/>
                <w:i/>
                <w:iCs/>
                <w:sz w:val="20"/>
                <w:lang w:eastAsia="es-CO"/>
              </w:rPr>
              <w:t xml:space="preserve">  </w:t>
            </w:r>
          </w:p>
          <w:p w14:paraId="34A26742" w14:textId="628DDC2B" w:rsidR="004144E0" w:rsidRDefault="005E4729" w:rsidP="00275329">
            <w:pPr>
              <w:spacing w:after="0" w:line="240" w:lineRule="auto"/>
              <w:rPr>
                <w:rFonts w:ascii="Cambria" w:eastAsia="Times New Roman" w:hAnsi="Cambria" w:cs="Times New Roman"/>
                <w:i/>
                <w:iCs/>
                <w:sz w:val="20"/>
                <w:lang w:eastAsia="es-CO"/>
              </w:rPr>
            </w:pPr>
            <w:sdt>
              <w:sdtPr>
                <w:rPr>
                  <w:rFonts w:ascii="Cambria" w:eastAsia="Times New Roman" w:hAnsi="Cambria" w:cs="Times New Roman"/>
                  <w:i/>
                  <w:iCs/>
                  <w:sz w:val="20"/>
                  <w:lang w:eastAsia="es-CO"/>
                </w:rPr>
                <w:id w:val="-1163626368"/>
                <w:placeholder>
                  <w:docPart w:val="FEF2AA1CD9A4412C8BB976E7F140CEE2"/>
                </w:placeholder>
                <w:dropDownList>
                  <w:listItem w:value="Elija Aplicación Pedagógica"/>
                  <w:listItem w:displayText="Procesador de Texto" w:value="Procesador de Texto"/>
                  <w:listItem w:displayText="Hoja de cálculo" w:value="Hoja de cálculo"/>
                  <w:listItem w:displayText="Presentador diapositivas" w:value="Presentador diapositivas"/>
                  <w:listItem w:displayText="Base de datos" w:value="Base de datos"/>
                  <w:listItem w:displayText="Internet Comunicación" w:value="Internet Comunicación"/>
                  <w:listItem w:displayText="Internet Información" w:value="Internet Información"/>
                  <w:listItem w:displayText="Simuladores" w:value="Simuladores"/>
                  <w:listItem w:displayText="Organizador Gráfico" w:value="Organizador Gráfico"/>
                  <w:listItem w:displayText="Software CAD" w:value="Software CAD"/>
                  <w:listItem w:displayText="Editor Gráfico" w:value="Editor Gráfico"/>
                  <w:listItem w:displayText="Algorítmos y Programación" w:value="Algorítmos y Programación"/>
                  <w:listItem w:displayText="Plataformas en línea" w:value="Plataformas en línea"/>
                  <w:listItem w:displayText="Gestor de Aula" w:value="Gestor de Aula"/>
                  <w:listItem w:displayText="Juegos Educativos" w:value="Juegos Educativos"/>
                  <w:listItem w:displayText="Editor de Página Web" w:value="Editor de Página Web"/>
                  <w:listItem w:displayText="Actividad XO" w:value="Actividad XO"/>
                  <w:listItem w:displayText="Otro" w:value="Otro"/>
                </w:dropDownList>
              </w:sdtPr>
              <w:sdtEndPr/>
              <w:sdtContent>
                <w:del w:id="43" w:author="Jose Luís Santacruz" w:date="2025-04-15T08:31:00Z">
                  <w:r w:rsidR="00EF1453" w:rsidDel="002F5D73">
                    <w:rPr>
                      <w:rFonts w:ascii="Cambria" w:eastAsia="Times New Roman" w:hAnsi="Cambria" w:cs="Times New Roman"/>
                      <w:i/>
                      <w:iCs/>
                      <w:sz w:val="20"/>
                      <w:lang w:eastAsia="es-CO"/>
                    </w:rPr>
                    <w:delText>Plataformas en línea</w:delText>
                  </w:r>
                </w:del>
              </w:sdtContent>
            </w:sdt>
            <w:r w:rsidR="00211F76" w:rsidRPr="005F4087">
              <w:rPr>
                <w:rFonts w:ascii="Cambria" w:eastAsia="Times New Roman" w:hAnsi="Cambria" w:cs="Times New Roman"/>
                <w:i/>
                <w:iCs/>
                <w:sz w:val="20"/>
                <w:lang w:eastAsia="es-CO"/>
              </w:rPr>
              <w:t xml:space="preserve">  </w:t>
            </w:r>
          </w:p>
          <w:p w14:paraId="07D9A1DE" w14:textId="07F3F248" w:rsidR="00275329" w:rsidRPr="005F4087" w:rsidRDefault="00275329" w:rsidP="00275329">
            <w:pPr>
              <w:spacing w:after="0" w:line="240" w:lineRule="auto"/>
              <w:rPr>
                <w:rFonts w:ascii="Cambria" w:eastAsia="Times New Roman" w:hAnsi="Cambria" w:cs="Times New Roman"/>
                <w:i/>
                <w:iCs/>
                <w:lang w:eastAsia="es-CO"/>
              </w:rPr>
            </w:pPr>
          </w:p>
        </w:tc>
      </w:tr>
      <w:tr w:rsidR="00466474" w:rsidRPr="005F4087" w14:paraId="54534831" w14:textId="77777777" w:rsidTr="2D0EEC95">
        <w:tblPrEx>
          <w:tblW w:w="5000" w:type="pct"/>
          <w:tblLayout w:type="fixed"/>
          <w:tblCellMar>
            <w:left w:w="70" w:type="dxa"/>
            <w:right w:w="70" w:type="dxa"/>
          </w:tblCellMar>
          <w:tblPrExChange w:id="44" w:author="Javier Caicedo" w:date="2023-04-28T17:52:00Z">
            <w:tblPrEx>
              <w:tblW w:w="5000" w:type="pct"/>
              <w:tblLayout w:type="fixed"/>
              <w:tblCellMar>
                <w:left w:w="70" w:type="dxa"/>
                <w:right w:w="70" w:type="dxa"/>
              </w:tblCellMar>
            </w:tblPrEx>
          </w:tblPrExChange>
        </w:tblPrEx>
        <w:trPr>
          <w:trHeight w:hRule="exact" w:val="80"/>
          <w:trPrChange w:id="45" w:author="Javier Caicedo" w:date="2023-04-28T17:52:00Z">
            <w:trPr>
              <w:gridAfter w:val="0"/>
              <w:trHeight w:hRule="exact" w:val="80"/>
            </w:trPr>
          </w:trPrChange>
        </w:trPr>
        <w:tc>
          <w:tcPr>
            <w:tcW w:w="5000" w:type="pct"/>
            <w:gridSpan w:val="13"/>
            <w:tcBorders>
              <w:top w:val="single" w:sz="4" w:space="0" w:color="auto"/>
              <w:bottom w:val="single" w:sz="8" w:space="0" w:color="auto"/>
            </w:tcBorders>
            <w:shd w:val="clear" w:color="auto" w:fill="FFFFFF" w:themeFill="background1"/>
            <w:vAlign w:val="center"/>
            <w:tcPrChange w:id="46" w:author="Javier Caicedo" w:date="2023-04-28T17:52:00Z">
              <w:tcPr>
                <w:tcW w:w="5000" w:type="pct"/>
                <w:gridSpan w:val="13"/>
                <w:tcBorders>
                  <w:top w:val="single" w:sz="4" w:space="0" w:color="auto"/>
                  <w:bottom w:val="single" w:sz="8" w:space="0" w:color="auto"/>
                </w:tcBorders>
                <w:shd w:val="clear" w:color="auto" w:fill="FFFFFF" w:themeFill="background1"/>
                <w:vAlign w:val="center"/>
              </w:tcPr>
            </w:tcPrChange>
          </w:tcPr>
          <w:p w14:paraId="443F880E" w14:textId="77777777" w:rsidR="00466474" w:rsidRPr="005F4087" w:rsidRDefault="00466474" w:rsidP="00894729">
            <w:pPr>
              <w:spacing w:after="0" w:line="240" w:lineRule="auto"/>
              <w:jc w:val="center"/>
              <w:rPr>
                <w:rFonts w:ascii="Cambria" w:eastAsia="Times New Roman" w:hAnsi="Cambria" w:cs="Times New Roman"/>
                <w:b/>
                <w:bCs/>
                <w:sz w:val="24"/>
                <w:szCs w:val="24"/>
                <w:lang w:eastAsia="es-CO"/>
              </w:rPr>
            </w:pPr>
          </w:p>
        </w:tc>
      </w:tr>
      <w:tr w:rsidR="001249BC" w:rsidRPr="005F4087" w14:paraId="5C77814A" w14:textId="77777777" w:rsidTr="2D0EEC95">
        <w:tblPrEx>
          <w:tblW w:w="5000" w:type="pct"/>
          <w:tblLayout w:type="fixed"/>
          <w:tblCellMar>
            <w:left w:w="70" w:type="dxa"/>
            <w:right w:w="70" w:type="dxa"/>
          </w:tblCellMar>
          <w:tblPrExChange w:id="47" w:author="Javier Caicedo" w:date="2023-04-28T17:52:00Z">
            <w:tblPrEx>
              <w:tblW w:w="5000" w:type="pct"/>
              <w:tblLayout w:type="fixed"/>
              <w:tblCellMar>
                <w:left w:w="70" w:type="dxa"/>
                <w:right w:w="70" w:type="dxa"/>
              </w:tblCellMar>
            </w:tblPrEx>
          </w:tblPrExChange>
        </w:tblPrEx>
        <w:trPr>
          <w:trHeight w:val="278"/>
          <w:trPrChange w:id="48" w:author="Javier Caicedo" w:date="2023-04-28T17:52:00Z">
            <w:trPr>
              <w:gridAfter w:val="0"/>
              <w:trHeight w:val="278"/>
            </w:trPr>
          </w:trPrChange>
        </w:trPr>
        <w:tc>
          <w:tcPr>
            <w:tcW w:w="5000" w:type="pct"/>
            <w:gridSpan w:val="13"/>
            <w:tcBorders>
              <w:top w:val="single" w:sz="4" w:space="0" w:color="auto"/>
              <w:left w:val="single" w:sz="8" w:space="0" w:color="auto"/>
              <w:bottom w:val="single" w:sz="8" w:space="0" w:color="auto"/>
              <w:right w:val="single" w:sz="8" w:space="0" w:color="000000" w:themeColor="text1"/>
            </w:tcBorders>
            <w:shd w:val="clear" w:color="auto" w:fill="D9D9D9" w:themeFill="background1" w:themeFillShade="D9"/>
            <w:vAlign w:val="center"/>
            <w:tcPrChange w:id="49" w:author="Javier Caicedo" w:date="2023-04-28T17:52:00Z">
              <w:tcPr>
                <w:tcW w:w="5000" w:type="pct"/>
                <w:gridSpan w:val="13"/>
                <w:tcBorders>
                  <w:top w:val="single" w:sz="4" w:space="0" w:color="auto"/>
                  <w:left w:val="single" w:sz="8" w:space="0" w:color="auto"/>
                  <w:bottom w:val="single" w:sz="8" w:space="0" w:color="auto"/>
                  <w:right w:val="single" w:sz="8" w:space="0" w:color="000000"/>
                </w:tcBorders>
                <w:shd w:val="clear" w:color="auto" w:fill="D9D9D9" w:themeFill="background1" w:themeFillShade="D9"/>
                <w:vAlign w:val="center"/>
              </w:tcPr>
            </w:tcPrChange>
          </w:tcPr>
          <w:p w14:paraId="1A05681B" w14:textId="77777777" w:rsidR="001249BC" w:rsidRPr="005F4087" w:rsidRDefault="001249BC" w:rsidP="00894729">
            <w:pPr>
              <w:spacing w:after="0" w:line="240" w:lineRule="auto"/>
              <w:jc w:val="center"/>
              <w:rPr>
                <w:rFonts w:ascii="Cambria" w:eastAsia="Times New Roman" w:hAnsi="Cambria" w:cs="Times New Roman"/>
                <w:b/>
                <w:bCs/>
                <w:lang w:eastAsia="es-CO"/>
              </w:rPr>
            </w:pPr>
            <w:r w:rsidRPr="005F4087">
              <w:rPr>
                <w:rFonts w:ascii="Cambria" w:eastAsia="Times New Roman" w:hAnsi="Cambria" w:cs="Times New Roman"/>
                <w:b/>
                <w:bCs/>
                <w:lang w:eastAsia="es-CO"/>
              </w:rPr>
              <w:t>Objetivo</w:t>
            </w:r>
            <w:r w:rsidR="00835485" w:rsidRPr="005F4087">
              <w:rPr>
                <w:rFonts w:ascii="Cambria" w:eastAsia="Times New Roman" w:hAnsi="Cambria" w:cs="Times New Roman"/>
                <w:b/>
                <w:bCs/>
                <w:lang w:eastAsia="es-CO"/>
              </w:rPr>
              <w:t>(s)</w:t>
            </w:r>
            <w:r w:rsidRPr="005F4087">
              <w:rPr>
                <w:rFonts w:ascii="Cambria" w:eastAsia="Times New Roman" w:hAnsi="Cambria" w:cs="Times New Roman"/>
                <w:b/>
                <w:bCs/>
                <w:lang w:eastAsia="es-CO"/>
              </w:rPr>
              <w:t xml:space="preserve"> de Aprendizaje </w:t>
            </w:r>
            <w:proofErr w:type="gramStart"/>
            <w:r w:rsidRPr="005F4087">
              <w:rPr>
                <w:rFonts w:ascii="Cambria" w:eastAsia="Times New Roman" w:hAnsi="Cambria" w:cs="Times New Roman"/>
                <w:b/>
                <w:bCs/>
                <w:lang w:eastAsia="es-CO"/>
              </w:rPr>
              <w:t xml:space="preserve">   (</w:t>
            </w:r>
            <w:proofErr w:type="gramEnd"/>
            <w:r w:rsidRPr="005F4087">
              <w:rPr>
                <w:rFonts w:ascii="Cambria" w:eastAsia="Times New Roman" w:hAnsi="Cambria" w:cs="Times New Roman"/>
                <w:b/>
                <w:bCs/>
                <w:i/>
                <w:iCs/>
                <w:lang w:eastAsia="es-CO"/>
              </w:rPr>
              <w:t xml:space="preserve">¿Quién? - ¿Qué? - ¿Cómo? -  criterio </w:t>
            </w:r>
            <w:r w:rsidR="008F1E4D" w:rsidRPr="005F4087">
              <w:rPr>
                <w:rFonts w:ascii="Cambria" w:eastAsia="Times New Roman" w:hAnsi="Cambria" w:cs="Times New Roman"/>
                <w:b/>
                <w:bCs/>
                <w:i/>
                <w:iCs/>
                <w:lang w:eastAsia="es-CO"/>
              </w:rPr>
              <w:t xml:space="preserve">cumplimiento de </w:t>
            </w:r>
            <w:proofErr w:type="gramStart"/>
            <w:r w:rsidRPr="005F4087">
              <w:rPr>
                <w:rFonts w:ascii="Cambria" w:eastAsia="Times New Roman" w:hAnsi="Cambria" w:cs="Times New Roman"/>
                <w:b/>
                <w:bCs/>
                <w:i/>
                <w:iCs/>
                <w:lang w:eastAsia="es-CO"/>
              </w:rPr>
              <w:t>desempeño )</w:t>
            </w:r>
            <w:proofErr w:type="gramEnd"/>
          </w:p>
        </w:tc>
      </w:tr>
      <w:tr w:rsidR="001249BC" w:rsidRPr="005F4087" w14:paraId="150492F1" w14:textId="77777777" w:rsidTr="2D0EEC95">
        <w:tblPrEx>
          <w:tblW w:w="5000" w:type="pct"/>
          <w:tblLayout w:type="fixed"/>
          <w:tblCellMar>
            <w:left w:w="70" w:type="dxa"/>
            <w:right w:w="70" w:type="dxa"/>
          </w:tblCellMar>
          <w:tblPrExChange w:id="50" w:author="Javier Caicedo" w:date="2023-04-28T17:52:00Z">
            <w:tblPrEx>
              <w:tblW w:w="5000" w:type="pct"/>
              <w:tblLayout w:type="fixed"/>
              <w:tblCellMar>
                <w:left w:w="70" w:type="dxa"/>
                <w:right w:w="70" w:type="dxa"/>
              </w:tblCellMar>
            </w:tblPrEx>
          </w:tblPrExChange>
        </w:tblPrEx>
        <w:trPr>
          <w:trHeight w:val="439"/>
          <w:trPrChange w:id="51" w:author="Javier Caicedo" w:date="2023-04-28T17:52:00Z">
            <w:trPr>
              <w:gridAfter w:val="0"/>
              <w:trHeight w:val="439"/>
            </w:trPr>
          </w:trPrChange>
        </w:trPr>
        <w:tc>
          <w:tcPr>
            <w:tcW w:w="5000" w:type="pct"/>
            <w:gridSpan w:val="13"/>
            <w:tcBorders>
              <w:top w:val="single" w:sz="4" w:space="0" w:color="auto"/>
              <w:left w:val="single" w:sz="8" w:space="0" w:color="auto"/>
              <w:bottom w:val="single" w:sz="8" w:space="0" w:color="auto"/>
              <w:right w:val="single" w:sz="8" w:space="0" w:color="000000" w:themeColor="text1"/>
            </w:tcBorders>
            <w:shd w:val="clear" w:color="auto" w:fill="auto"/>
            <w:vAlign w:val="center"/>
            <w:hideMark/>
            <w:tcPrChange w:id="52" w:author="Javier Caicedo" w:date="2023-04-28T17:52:00Z">
              <w:tcPr>
                <w:tcW w:w="5000" w:type="pct"/>
                <w:gridSpan w:val="13"/>
                <w:tcBorders>
                  <w:top w:val="single" w:sz="4" w:space="0" w:color="auto"/>
                  <w:left w:val="single" w:sz="8" w:space="0" w:color="auto"/>
                  <w:bottom w:val="single" w:sz="8" w:space="0" w:color="auto"/>
                  <w:right w:val="single" w:sz="8" w:space="0" w:color="000000"/>
                </w:tcBorders>
                <w:shd w:val="clear" w:color="auto" w:fill="auto"/>
                <w:vAlign w:val="center"/>
                <w:hideMark/>
              </w:tcPr>
            </w:tcPrChange>
          </w:tcPr>
          <w:p w14:paraId="6FA7D789" w14:textId="5FB36E9E" w:rsidR="007B780A" w:rsidRPr="005F4087" w:rsidRDefault="001913E8" w:rsidP="00894729">
            <w:pPr>
              <w:spacing w:after="0" w:line="240" w:lineRule="auto"/>
              <w:rPr>
                <w:rFonts w:ascii="Cambria" w:eastAsia="Times New Roman" w:hAnsi="Cambria" w:cs="Times New Roman"/>
                <w:lang w:eastAsia="es-CO"/>
              </w:rPr>
            </w:pPr>
            <w:del w:id="53" w:author="Jose Luís Santacruz" w:date="2025-04-15T08:31:00Z">
              <w:r w:rsidDel="002F5D73">
                <w:rPr>
                  <w:rFonts w:ascii="Cambria" w:eastAsia="Calibri" w:hAnsi="Cambria" w:cs="Times New Roman"/>
                </w:rPr>
                <w:delText xml:space="preserve">El aprendiz estará en capacidad de manejar </w:delText>
              </w:r>
              <w:r w:rsidRPr="00EF1453" w:rsidDel="002F5D73">
                <w:rPr>
                  <w:rFonts w:ascii="Cambria" w:eastAsia="Calibri" w:hAnsi="Cambria" w:cs="Times New Roman"/>
                </w:rPr>
                <w:delText>los</w:delText>
              </w:r>
              <w:r w:rsidR="00EF1453" w:rsidRPr="00EF1453" w:rsidDel="002F5D73">
                <w:rPr>
                  <w:rFonts w:ascii="Cambria" w:eastAsia="Calibri" w:hAnsi="Cambria" w:cs="Times New Roman"/>
                </w:rPr>
                <w:delText xml:space="preserve"> conceptos básicos del mantenimiento   y las técnicas de diagnóstico</w:delText>
              </w:r>
            </w:del>
            <w:r w:rsidR="00EF1453" w:rsidRPr="00EF1453">
              <w:rPr>
                <w:rFonts w:ascii="Cambria" w:eastAsia="Calibri" w:hAnsi="Cambria" w:cs="Times New Roman"/>
              </w:rPr>
              <w:t>.</w:t>
            </w:r>
          </w:p>
        </w:tc>
      </w:tr>
      <w:tr w:rsidR="007B780A" w:rsidRPr="005F4087" w14:paraId="0A4D50F7" w14:textId="77777777" w:rsidTr="2D0EEC95">
        <w:tblPrEx>
          <w:tblW w:w="5000" w:type="pct"/>
          <w:tblLayout w:type="fixed"/>
          <w:tblCellMar>
            <w:left w:w="70" w:type="dxa"/>
            <w:right w:w="70" w:type="dxa"/>
          </w:tblCellMar>
          <w:tblPrExChange w:id="54" w:author="Javier Caicedo" w:date="2023-04-28T17:52:00Z">
            <w:tblPrEx>
              <w:tblW w:w="5000" w:type="pct"/>
              <w:tblLayout w:type="fixed"/>
              <w:tblCellMar>
                <w:left w:w="70" w:type="dxa"/>
                <w:right w:w="70" w:type="dxa"/>
              </w:tblCellMar>
            </w:tblPrEx>
          </w:tblPrExChange>
        </w:tblPrEx>
        <w:trPr>
          <w:trHeight w:val="379"/>
          <w:trPrChange w:id="55" w:author="Javier Caicedo" w:date="2023-04-28T17:52:00Z">
            <w:trPr>
              <w:gridAfter w:val="0"/>
              <w:trHeight w:val="379"/>
            </w:trPr>
          </w:trPrChange>
        </w:trPr>
        <w:tc>
          <w:tcPr>
            <w:tcW w:w="439" w:type="pct"/>
            <w:tcBorders>
              <w:top w:val="nil"/>
              <w:left w:val="single" w:sz="8" w:space="0" w:color="auto"/>
              <w:bottom w:val="single" w:sz="8" w:space="0" w:color="auto"/>
              <w:right w:val="single" w:sz="4" w:space="0" w:color="auto"/>
            </w:tcBorders>
            <w:shd w:val="clear" w:color="auto" w:fill="D9D9D9" w:themeFill="background1" w:themeFillShade="D9"/>
            <w:noWrap/>
            <w:vAlign w:val="center"/>
            <w:hideMark/>
            <w:tcPrChange w:id="56" w:author="Javier Caicedo" w:date="2023-04-28T17:52:00Z">
              <w:tcPr>
                <w:tcW w:w="342" w:type="pct"/>
                <w:gridSpan w:val="2"/>
                <w:tcBorders>
                  <w:top w:val="nil"/>
                  <w:left w:val="single" w:sz="8" w:space="0" w:color="auto"/>
                  <w:bottom w:val="single" w:sz="8" w:space="0" w:color="auto"/>
                  <w:right w:val="single" w:sz="4" w:space="0" w:color="auto"/>
                </w:tcBorders>
                <w:shd w:val="clear" w:color="000000" w:fill="D9D9D9"/>
                <w:noWrap/>
                <w:vAlign w:val="center"/>
                <w:hideMark/>
              </w:tcPr>
            </w:tcPrChange>
          </w:tcPr>
          <w:p w14:paraId="6B85D7E1" w14:textId="77777777" w:rsidR="001249BC" w:rsidRPr="005F4087" w:rsidRDefault="001249BC" w:rsidP="00894729">
            <w:pPr>
              <w:spacing w:after="0" w:line="240" w:lineRule="auto"/>
              <w:jc w:val="center"/>
              <w:rPr>
                <w:rFonts w:ascii="Cambria" w:eastAsia="Times New Roman" w:hAnsi="Cambria" w:cs="Times New Roman"/>
                <w:b/>
                <w:bCs/>
                <w:lang w:eastAsia="es-CO"/>
              </w:rPr>
            </w:pPr>
            <w:r w:rsidRPr="005F4087">
              <w:rPr>
                <w:rFonts w:ascii="Cambria" w:eastAsia="Times New Roman" w:hAnsi="Cambria" w:cs="Times New Roman"/>
                <w:b/>
                <w:bCs/>
                <w:lang w:eastAsia="es-CO"/>
              </w:rPr>
              <w:t>Recursos</w:t>
            </w:r>
          </w:p>
        </w:tc>
        <w:tc>
          <w:tcPr>
            <w:tcW w:w="4561" w:type="pct"/>
            <w:gridSpan w:val="12"/>
            <w:tcBorders>
              <w:top w:val="single" w:sz="8" w:space="0" w:color="auto"/>
              <w:left w:val="nil"/>
              <w:bottom w:val="single" w:sz="8" w:space="0" w:color="auto"/>
              <w:right w:val="single" w:sz="8" w:space="0" w:color="000000" w:themeColor="text1"/>
            </w:tcBorders>
            <w:shd w:val="clear" w:color="auto" w:fill="auto"/>
            <w:vAlign w:val="center"/>
            <w:hideMark/>
            <w:tcPrChange w:id="57" w:author="Javier Caicedo" w:date="2023-04-28T17:52:00Z">
              <w:tcPr>
                <w:tcW w:w="4658" w:type="pct"/>
                <w:gridSpan w:val="11"/>
                <w:tcBorders>
                  <w:top w:val="single" w:sz="8" w:space="0" w:color="auto"/>
                  <w:left w:val="nil"/>
                  <w:bottom w:val="single" w:sz="8" w:space="0" w:color="auto"/>
                  <w:right w:val="single" w:sz="8" w:space="0" w:color="000000"/>
                </w:tcBorders>
                <w:shd w:val="clear" w:color="auto" w:fill="auto"/>
                <w:vAlign w:val="center"/>
                <w:hideMark/>
              </w:tcPr>
            </w:tcPrChange>
          </w:tcPr>
          <w:p w14:paraId="08B7B2A6" w14:textId="72AEFD32" w:rsidR="007B780A" w:rsidRPr="005F4087" w:rsidRDefault="001249BC" w:rsidP="00894729">
            <w:pPr>
              <w:spacing w:after="0" w:line="240" w:lineRule="auto"/>
              <w:rPr>
                <w:rFonts w:ascii="Cambria" w:eastAsia="Times New Roman" w:hAnsi="Cambria" w:cs="Times New Roman"/>
                <w:lang w:eastAsia="es-CO"/>
              </w:rPr>
            </w:pPr>
            <w:r w:rsidRPr="005F4087">
              <w:rPr>
                <w:rFonts w:ascii="Cambria" w:eastAsia="Times New Roman" w:hAnsi="Cambria" w:cs="Times New Roman"/>
                <w:lang w:eastAsia="es-CO"/>
              </w:rPr>
              <w:t xml:space="preserve"> </w:t>
            </w:r>
            <w:del w:id="58" w:author="Jose Luís Santacruz" w:date="2025-04-15T08:31:00Z">
              <w:r w:rsidR="00EF1453" w:rsidDel="002F5D73">
                <w:rPr>
                  <w:rFonts w:ascii="Cambria" w:eastAsia="Times New Roman" w:hAnsi="Cambria" w:cs="Times New Roman"/>
                  <w:lang w:eastAsia="es-CO"/>
                </w:rPr>
                <w:delText xml:space="preserve">Tablero, </w:delText>
              </w:r>
              <w:r w:rsidR="009403BC" w:rsidDel="002F5D73">
                <w:rPr>
                  <w:rFonts w:ascii="Cambria" w:eastAsia="Times New Roman" w:hAnsi="Cambria" w:cs="Times New Roman"/>
                  <w:lang w:eastAsia="es-CO"/>
                </w:rPr>
                <w:delText xml:space="preserve">marcadores, </w:delText>
              </w:r>
              <w:r w:rsidR="00C63C43" w:rsidDel="002F5D73">
                <w:rPr>
                  <w:rFonts w:ascii="Cambria" w:eastAsia="Times New Roman" w:hAnsi="Cambria" w:cs="Times New Roman"/>
                  <w:lang w:eastAsia="es-CO"/>
                </w:rPr>
                <w:delText>proyector, pc con internet</w:delText>
              </w:r>
              <w:r w:rsidR="009403BC" w:rsidDel="002F5D73">
                <w:rPr>
                  <w:rFonts w:ascii="Cambria" w:eastAsia="Times New Roman" w:hAnsi="Cambria" w:cs="Times New Roman"/>
                  <w:lang w:eastAsia="es-CO"/>
                </w:rPr>
                <w:delText>.</w:delText>
              </w:r>
            </w:del>
          </w:p>
        </w:tc>
      </w:tr>
      <w:tr w:rsidR="001249BC" w:rsidRPr="005F4087" w14:paraId="39B89AEA" w14:textId="77777777" w:rsidTr="2D0EEC95">
        <w:tblPrEx>
          <w:tblW w:w="5000" w:type="pct"/>
          <w:tblLayout w:type="fixed"/>
          <w:tblCellMar>
            <w:left w:w="70" w:type="dxa"/>
            <w:right w:w="70" w:type="dxa"/>
          </w:tblCellMar>
          <w:tblPrExChange w:id="59" w:author="Javier Caicedo" w:date="2023-04-28T17:52:00Z">
            <w:tblPrEx>
              <w:tblW w:w="5000" w:type="pct"/>
              <w:tblLayout w:type="fixed"/>
              <w:tblCellMar>
                <w:left w:w="70" w:type="dxa"/>
                <w:right w:w="70" w:type="dxa"/>
              </w:tblCellMar>
            </w:tblPrEx>
          </w:tblPrExChange>
        </w:tblPrEx>
        <w:trPr>
          <w:trHeight w:val="381"/>
          <w:trPrChange w:id="60" w:author="Javier Caicedo" w:date="2023-04-28T17:52:00Z">
            <w:trPr>
              <w:gridAfter w:val="0"/>
              <w:trHeight w:val="381"/>
            </w:trPr>
          </w:trPrChange>
        </w:trPr>
        <w:tc>
          <w:tcPr>
            <w:tcW w:w="5000" w:type="pct"/>
            <w:gridSpan w:val="13"/>
            <w:tcBorders>
              <w:top w:val="single" w:sz="4" w:space="0" w:color="auto"/>
              <w:left w:val="single" w:sz="4" w:space="0" w:color="auto"/>
              <w:bottom w:val="single" w:sz="4" w:space="0" w:color="auto"/>
              <w:right w:val="single" w:sz="8" w:space="0" w:color="000000" w:themeColor="text1"/>
            </w:tcBorders>
            <w:shd w:val="clear" w:color="auto" w:fill="D9D9D9" w:themeFill="background1" w:themeFillShade="D9"/>
            <w:noWrap/>
            <w:vAlign w:val="bottom"/>
            <w:hideMark/>
            <w:tcPrChange w:id="61" w:author="Javier Caicedo" w:date="2023-04-28T17:52:00Z">
              <w:tcPr>
                <w:tcW w:w="5000" w:type="pct"/>
                <w:gridSpan w:val="13"/>
                <w:tcBorders>
                  <w:top w:val="single" w:sz="4" w:space="0" w:color="auto"/>
                  <w:left w:val="single" w:sz="4" w:space="0" w:color="auto"/>
                  <w:bottom w:val="single" w:sz="4" w:space="0" w:color="auto"/>
                  <w:right w:val="single" w:sz="8" w:space="0" w:color="000000"/>
                </w:tcBorders>
                <w:shd w:val="clear" w:color="000000" w:fill="D9D9D9"/>
                <w:noWrap/>
                <w:vAlign w:val="bottom"/>
                <w:hideMark/>
              </w:tcPr>
            </w:tcPrChange>
          </w:tcPr>
          <w:p w14:paraId="5327D238" w14:textId="77777777" w:rsidR="001249BC" w:rsidRPr="005F4087" w:rsidRDefault="001249BC" w:rsidP="00894729">
            <w:pPr>
              <w:spacing w:after="0" w:line="240" w:lineRule="auto"/>
              <w:jc w:val="center"/>
              <w:rPr>
                <w:rFonts w:ascii="Cambria" w:eastAsia="Times New Roman" w:hAnsi="Cambria" w:cs="Times New Roman"/>
                <w:b/>
                <w:bCs/>
                <w:lang w:eastAsia="es-CO"/>
              </w:rPr>
            </w:pPr>
            <w:r w:rsidRPr="005F4087">
              <w:rPr>
                <w:rFonts w:ascii="Cambria" w:eastAsia="Times New Roman" w:hAnsi="Cambria" w:cs="Times New Roman"/>
                <w:b/>
                <w:bCs/>
                <w:lang w:eastAsia="es-CO"/>
              </w:rPr>
              <w:t>Desarrollo de la Actividad de Aula</w:t>
            </w:r>
            <w:r w:rsidRPr="005F4087">
              <w:rPr>
                <w:rFonts w:ascii="Cambria" w:eastAsia="Times New Roman" w:hAnsi="Cambria" w:cs="Times New Roman"/>
                <w:b/>
                <w:bCs/>
                <w:i/>
                <w:iCs/>
                <w:lang w:eastAsia="es-CO"/>
              </w:rPr>
              <w:t xml:space="preserve"> (Experiencia Vivencial, Reflexión, Documentación, Ampliación, Aplicación)</w:t>
            </w:r>
          </w:p>
        </w:tc>
      </w:tr>
      <w:tr w:rsidR="000B0466" w:rsidRPr="005F4087" w14:paraId="4C6FEF49" w14:textId="77777777" w:rsidTr="2D0EEC95">
        <w:tblPrEx>
          <w:tblW w:w="5000" w:type="pct"/>
          <w:tblLayout w:type="fixed"/>
          <w:tblCellMar>
            <w:left w:w="70" w:type="dxa"/>
            <w:right w:w="70" w:type="dxa"/>
          </w:tblCellMar>
          <w:tblPrExChange w:id="62" w:author="Javier Caicedo" w:date="2023-04-28T17:52:00Z">
            <w:tblPrEx>
              <w:tblW w:w="5000" w:type="pct"/>
              <w:tblLayout w:type="fixed"/>
              <w:tblCellMar>
                <w:left w:w="70" w:type="dxa"/>
                <w:right w:w="70" w:type="dxa"/>
              </w:tblCellMar>
            </w:tblPrEx>
          </w:tblPrExChange>
        </w:tblPrEx>
        <w:trPr>
          <w:trHeight w:val="263"/>
          <w:trPrChange w:id="63" w:author="Javier Caicedo" w:date="2023-04-28T17:52:00Z">
            <w:trPr>
              <w:gridAfter w:val="0"/>
              <w:trHeight w:val="263"/>
            </w:trPr>
          </w:trPrChange>
        </w:trPr>
        <w:tc>
          <w:tcPr>
            <w:tcW w:w="2363" w:type="pct"/>
            <w:gridSpan w:val="7"/>
            <w:tcBorders>
              <w:top w:val="single" w:sz="4" w:space="0" w:color="auto"/>
              <w:left w:val="single" w:sz="8" w:space="0" w:color="auto"/>
              <w:bottom w:val="single" w:sz="4" w:space="0" w:color="auto"/>
              <w:right w:val="dashSmallGap" w:sz="4" w:space="0" w:color="auto"/>
            </w:tcBorders>
            <w:shd w:val="clear" w:color="auto" w:fill="D9D9D9" w:themeFill="background1" w:themeFillShade="D9"/>
            <w:vAlign w:val="center"/>
            <w:tcPrChange w:id="64" w:author="Javier Caicedo" w:date="2023-04-28T17:52:00Z">
              <w:tcPr>
                <w:tcW w:w="2363" w:type="pct"/>
                <w:gridSpan w:val="6"/>
                <w:tcBorders>
                  <w:top w:val="single" w:sz="4" w:space="0" w:color="auto"/>
                  <w:left w:val="single" w:sz="8" w:space="0" w:color="auto"/>
                  <w:bottom w:val="single" w:sz="4" w:space="0" w:color="auto"/>
                  <w:right w:val="dashSmallGap" w:sz="4" w:space="0" w:color="auto"/>
                </w:tcBorders>
                <w:shd w:val="clear" w:color="auto" w:fill="D9D9D9" w:themeFill="background1" w:themeFillShade="D9"/>
                <w:vAlign w:val="center"/>
              </w:tcPr>
            </w:tcPrChange>
          </w:tcPr>
          <w:p w14:paraId="7A1BE469" w14:textId="77777777" w:rsidR="001249BC" w:rsidRPr="005F4087" w:rsidRDefault="00577D58" w:rsidP="00894729">
            <w:pPr>
              <w:spacing w:after="0" w:line="240" w:lineRule="auto"/>
              <w:jc w:val="center"/>
              <w:rPr>
                <w:rFonts w:ascii="Cambria" w:eastAsia="Times New Roman" w:hAnsi="Cambria" w:cs="Times New Roman"/>
                <w:lang w:eastAsia="es-CO"/>
              </w:rPr>
            </w:pPr>
            <w:r w:rsidRPr="005F4087">
              <w:rPr>
                <w:rFonts w:ascii="Cambria" w:eastAsia="Times New Roman" w:hAnsi="Cambria" w:cs="Times New Roman"/>
                <w:b/>
                <w:i/>
                <w:lang w:eastAsia="es-CO"/>
              </w:rPr>
              <w:t xml:space="preserve">que hace el </w:t>
            </w:r>
            <w:r w:rsidR="001249BC" w:rsidRPr="005F4087">
              <w:rPr>
                <w:rFonts w:ascii="Cambria" w:eastAsia="Times New Roman" w:hAnsi="Cambria" w:cs="Times New Roman"/>
                <w:b/>
                <w:i/>
                <w:lang w:eastAsia="es-CO"/>
              </w:rPr>
              <w:t>Docente</w:t>
            </w:r>
          </w:p>
        </w:tc>
        <w:tc>
          <w:tcPr>
            <w:tcW w:w="2637" w:type="pct"/>
            <w:gridSpan w:val="6"/>
            <w:tcBorders>
              <w:top w:val="single" w:sz="4" w:space="0" w:color="auto"/>
              <w:left w:val="dashSmallGap" w:sz="4" w:space="0" w:color="auto"/>
              <w:bottom w:val="single" w:sz="4" w:space="0" w:color="auto"/>
              <w:right w:val="single" w:sz="8" w:space="0" w:color="000000" w:themeColor="text1"/>
            </w:tcBorders>
            <w:shd w:val="clear" w:color="auto" w:fill="D9D9D9" w:themeFill="background1" w:themeFillShade="D9"/>
            <w:tcPrChange w:id="65" w:author="Javier Caicedo" w:date="2023-04-28T17:52:00Z">
              <w:tcPr>
                <w:tcW w:w="2637" w:type="pct"/>
                <w:gridSpan w:val="7"/>
                <w:tcBorders>
                  <w:top w:val="single" w:sz="4" w:space="0" w:color="auto"/>
                  <w:left w:val="dashSmallGap" w:sz="4" w:space="0" w:color="auto"/>
                  <w:bottom w:val="single" w:sz="4" w:space="0" w:color="auto"/>
                  <w:right w:val="single" w:sz="8" w:space="0" w:color="000000"/>
                </w:tcBorders>
                <w:shd w:val="clear" w:color="auto" w:fill="D9D9D9" w:themeFill="background1" w:themeFillShade="D9"/>
              </w:tcPr>
            </w:tcPrChange>
          </w:tcPr>
          <w:p w14:paraId="1B169572" w14:textId="77777777" w:rsidR="001249BC" w:rsidRPr="005F4087" w:rsidRDefault="00577D58" w:rsidP="00894729">
            <w:pPr>
              <w:spacing w:after="0" w:line="240" w:lineRule="auto"/>
              <w:jc w:val="center"/>
              <w:rPr>
                <w:rFonts w:ascii="Cambria" w:eastAsia="Times New Roman" w:hAnsi="Cambria" w:cs="Times New Roman"/>
                <w:lang w:eastAsia="es-CO"/>
              </w:rPr>
            </w:pPr>
            <w:r w:rsidRPr="005F4087">
              <w:rPr>
                <w:rFonts w:ascii="Cambria" w:eastAsia="Times New Roman" w:hAnsi="Cambria" w:cs="Times New Roman"/>
                <w:b/>
                <w:i/>
                <w:lang w:eastAsia="es-CO"/>
              </w:rPr>
              <w:t xml:space="preserve">que hace el </w:t>
            </w:r>
            <w:r w:rsidR="001249BC" w:rsidRPr="005F4087">
              <w:rPr>
                <w:rFonts w:ascii="Cambria" w:eastAsia="Times New Roman" w:hAnsi="Cambria" w:cs="Times New Roman"/>
                <w:b/>
                <w:i/>
                <w:lang w:eastAsia="es-CO"/>
              </w:rPr>
              <w:t>Estudiante</w:t>
            </w:r>
          </w:p>
        </w:tc>
      </w:tr>
      <w:tr w:rsidR="000B0466" w:rsidRPr="005F4087" w14:paraId="78BF081B" w14:textId="77777777" w:rsidTr="2D0EEC95">
        <w:tblPrEx>
          <w:tblW w:w="5000" w:type="pct"/>
          <w:tblLayout w:type="fixed"/>
          <w:tblCellMar>
            <w:left w:w="70" w:type="dxa"/>
            <w:right w:w="70" w:type="dxa"/>
          </w:tblCellMar>
          <w:tblPrExChange w:id="66" w:author="Javier Caicedo" w:date="2023-04-28T17:52:00Z">
            <w:tblPrEx>
              <w:tblW w:w="5000" w:type="pct"/>
              <w:tblLayout w:type="fixed"/>
              <w:tblCellMar>
                <w:left w:w="70" w:type="dxa"/>
                <w:right w:w="70" w:type="dxa"/>
              </w:tblCellMar>
            </w:tblPrEx>
          </w:tblPrExChange>
        </w:tblPrEx>
        <w:trPr>
          <w:trHeight w:val="330"/>
          <w:trPrChange w:id="67" w:author="Javier Caicedo" w:date="2023-04-28T17:52:00Z">
            <w:trPr>
              <w:gridAfter w:val="0"/>
              <w:trHeight w:val="330"/>
            </w:trPr>
          </w:trPrChange>
        </w:trPr>
        <w:tc>
          <w:tcPr>
            <w:tcW w:w="2363" w:type="pct"/>
            <w:gridSpan w:val="7"/>
            <w:tcBorders>
              <w:top w:val="single" w:sz="4" w:space="0" w:color="auto"/>
              <w:left w:val="single" w:sz="8" w:space="0" w:color="auto"/>
              <w:bottom w:val="single" w:sz="4" w:space="0" w:color="auto"/>
              <w:right w:val="dashSmallGap" w:sz="4" w:space="0" w:color="auto"/>
            </w:tcBorders>
            <w:shd w:val="clear" w:color="auto" w:fill="auto"/>
            <w:tcPrChange w:id="68" w:author="Javier Caicedo" w:date="2023-04-28T17:52:00Z">
              <w:tcPr>
                <w:tcW w:w="2363" w:type="pct"/>
                <w:gridSpan w:val="6"/>
                <w:tcBorders>
                  <w:top w:val="single" w:sz="4" w:space="0" w:color="auto"/>
                  <w:left w:val="single" w:sz="8" w:space="0" w:color="auto"/>
                  <w:bottom w:val="single" w:sz="4" w:space="0" w:color="auto"/>
                  <w:right w:val="dashSmallGap" w:sz="4" w:space="0" w:color="auto"/>
                </w:tcBorders>
                <w:shd w:val="clear" w:color="auto" w:fill="auto"/>
              </w:tcPr>
            </w:tcPrChange>
          </w:tcPr>
          <w:p w14:paraId="7D3B982F" w14:textId="10F26E38" w:rsidR="008301A4" w:rsidRPr="005F4087" w:rsidDel="00EE168F" w:rsidRDefault="0045777C" w:rsidP="00894729">
            <w:pPr>
              <w:spacing w:after="0" w:line="240" w:lineRule="auto"/>
              <w:rPr>
                <w:del w:id="69" w:author="Jose Luís Santacruz" w:date="2025-04-15T08:32:00Z"/>
                <w:rFonts w:ascii="Cambria" w:eastAsia="Times New Roman" w:hAnsi="Cambria" w:cs="Times New Roman"/>
                <w:i/>
                <w:sz w:val="24"/>
                <w:lang w:eastAsia="es-CO"/>
              </w:rPr>
            </w:pPr>
            <w:del w:id="70" w:author="Jose Luís Santacruz" w:date="2025-04-15T08:32:00Z">
              <w:r w:rsidDel="00EE168F">
                <w:rPr>
                  <w:rFonts w:ascii="Cambria" w:eastAsia="Times New Roman" w:hAnsi="Cambria" w:cs="Times New Roman"/>
                  <w:i/>
                  <w:sz w:val="24"/>
                  <w:lang w:eastAsia="es-CO"/>
                </w:rPr>
                <w:delText>Explica</w:delText>
              </w:r>
              <w:r w:rsidR="00C32356" w:rsidDel="00EE168F">
                <w:rPr>
                  <w:rFonts w:ascii="Cambria" w:eastAsia="Times New Roman" w:hAnsi="Cambria" w:cs="Times New Roman"/>
                  <w:i/>
                  <w:sz w:val="24"/>
                  <w:lang w:eastAsia="es-CO"/>
                </w:rPr>
                <w:delText xml:space="preserve"> la temática</w:delText>
              </w:r>
              <w:r w:rsidDel="00EE168F">
                <w:rPr>
                  <w:rFonts w:ascii="Cambria" w:eastAsia="Times New Roman" w:hAnsi="Cambria" w:cs="Times New Roman"/>
                  <w:i/>
                  <w:sz w:val="24"/>
                  <w:lang w:eastAsia="es-CO"/>
                </w:rPr>
                <w:delText xml:space="preserve"> teórica – practica </w:delText>
              </w:r>
              <w:r w:rsidR="003F1CDC" w:rsidDel="00EE168F">
                <w:rPr>
                  <w:rFonts w:ascii="Cambria" w:eastAsia="Times New Roman" w:hAnsi="Cambria" w:cs="Times New Roman"/>
                  <w:i/>
                  <w:sz w:val="24"/>
                  <w:lang w:eastAsia="es-CO"/>
                </w:rPr>
                <w:delText>y plantea talleres sobre la misma</w:delText>
              </w:r>
              <w:r w:rsidR="00C32356" w:rsidDel="00EE168F">
                <w:rPr>
                  <w:rFonts w:ascii="Cambria" w:eastAsia="Times New Roman" w:hAnsi="Cambria" w:cs="Times New Roman"/>
                  <w:i/>
                  <w:sz w:val="24"/>
                  <w:lang w:eastAsia="es-CO"/>
                </w:rPr>
                <w:delText>, contando con el apoyo de páginas de internet.</w:delText>
              </w:r>
            </w:del>
          </w:p>
          <w:p w14:paraId="724A4D04" w14:textId="25872561" w:rsidR="008301A4" w:rsidRPr="005F4087" w:rsidRDefault="00C32356" w:rsidP="00894729">
            <w:pPr>
              <w:spacing w:after="0" w:line="240" w:lineRule="auto"/>
              <w:rPr>
                <w:rFonts w:ascii="Cambria" w:eastAsia="Times New Roman" w:hAnsi="Cambria" w:cs="Times New Roman"/>
                <w:i/>
                <w:sz w:val="24"/>
                <w:lang w:eastAsia="es-CO"/>
              </w:rPr>
            </w:pPr>
            <w:del w:id="71" w:author="Jose Luís Santacruz" w:date="2025-04-15T08:32:00Z">
              <w:r w:rsidDel="00EE168F">
                <w:rPr>
                  <w:rFonts w:ascii="Cambria" w:eastAsia="Times New Roman" w:hAnsi="Cambria" w:cs="Times New Roman"/>
                  <w:i/>
                  <w:sz w:val="24"/>
                  <w:lang w:eastAsia="es-CO"/>
                </w:rPr>
                <w:delText>I</w:delText>
              </w:r>
              <w:r w:rsidRPr="00C32356" w:rsidDel="00EE168F">
                <w:rPr>
                  <w:rFonts w:ascii="Cambria" w:eastAsia="Times New Roman" w:hAnsi="Cambria" w:cs="Times New Roman"/>
                  <w:i/>
                  <w:sz w:val="24"/>
                  <w:lang w:eastAsia="es-CO"/>
                </w:rPr>
                <w:delText>nterv</w:delText>
              </w:r>
              <w:r w:rsidDel="00EE168F">
                <w:rPr>
                  <w:rFonts w:ascii="Cambria" w:eastAsia="Times New Roman" w:hAnsi="Cambria" w:cs="Times New Roman"/>
                  <w:i/>
                  <w:sz w:val="24"/>
                  <w:lang w:eastAsia="es-CO"/>
                </w:rPr>
                <w:delText xml:space="preserve">iene de manera </w:delText>
              </w:r>
              <w:r w:rsidRPr="00C32356" w:rsidDel="00EE168F">
                <w:rPr>
                  <w:rFonts w:ascii="Cambria" w:eastAsia="Times New Roman" w:hAnsi="Cambria" w:cs="Times New Roman"/>
                  <w:i/>
                  <w:sz w:val="24"/>
                  <w:lang w:eastAsia="es-CO"/>
                </w:rPr>
                <w:delText xml:space="preserve">magistral con participación del </w:delText>
              </w:r>
              <w:r w:rsidDel="00EE168F">
                <w:rPr>
                  <w:rFonts w:ascii="Cambria" w:eastAsia="Times New Roman" w:hAnsi="Cambria" w:cs="Times New Roman"/>
                  <w:i/>
                  <w:sz w:val="24"/>
                  <w:lang w:eastAsia="es-CO"/>
                </w:rPr>
                <w:delText>aprendiz</w:delText>
              </w:r>
            </w:del>
            <w:r>
              <w:rPr>
                <w:rFonts w:ascii="Cambria" w:eastAsia="Times New Roman" w:hAnsi="Cambria" w:cs="Times New Roman"/>
                <w:i/>
                <w:sz w:val="24"/>
                <w:lang w:eastAsia="es-CO"/>
              </w:rPr>
              <w:t>.</w:t>
            </w:r>
          </w:p>
        </w:tc>
        <w:tc>
          <w:tcPr>
            <w:tcW w:w="2637" w:type="pct"/>
            <w:gridSpan w:val="6"/>
            <w:tcBorders>
              <w:top w:val="single" w:sz="4" w:space="0" w:color="auto"/>
              <w:left w:val="dashSmallGap" w:sz="4" w:space="0" w:color="auto"/>
              <w:bottom w:val="single" w:sz="4" w:space="0" w:color="auto"/>
              <w:right w:val="single" w:sz="8" w:space="0" w:color="000000" w:themeColor="text1"/>
            </w:tcBorders>
            <w:shd w:val="clear" w:color="auto" w:fill="FFFFFF" w:themeFill="background1"/>
            <w:tcPrChange w:id="72" w:author="Javier Caicedo" w:date="2023-04-28T17:52:00Z">
              <w:tcPr>
                <w:tcW w:w="2637" w:type="pct"/>
                <w:gridSpan w:val="7"/>
                <w:tcBorders>
                  <w:top w:val="single" w:sz="4" w:space="0" w:color="auto"/>
                  <w:left w:val="dashSmallGap" w:sz="4" w:space="0" w:color="auto"/>
                  <w:bottom w:val="single" w:sz="4" w:space="0" w:color="auto"/>
                  <w:right w:val="single" w:sz="8" w:space="0" w:color="000000"/>
                </w:tcBorders>
                <w:shd w:val="clear" w:color="000000" w:fill="FFFFFF"/>
              </w:tcPr>
            </w:tcPrChange>
          </w:tcPr>
          <w:p w14:paraId="65AC5367" w14:textId="4D1945AA" w:rsidR="008301A4" w:rsidDel="00EE168F" w:rsidRDefault="009403BC" w:rsidP="00894729">
            <w:pPr>
              <w:spacing w:after="0" w:line="240" w:lineRule="auto"/>
              <w:rPr>
                <w:del w:id="73" w:author="Jose Luís Santacruz" w:date="2025-04-15T08:32:00Z"/>
                <w:rFonts w:ascii="Cambria" w:eastAsia="Times New Roman" w:hAnsi="Cambria" w:cs="Times New Roman"/>
                <w:i/>
                <w:sz w:val="24"/>
                <w:lang w:eastAsia="es-CO"/>
              </w:rPr>
            </w:pPr>
            <w:del w:id="74" w:author="Jose Luís Santacruz" w:date="2025-04-15T08:32:00Z">
              <w:r w:rsidDel="00EE168F">
                <w:rPr>
                  <w:rFonts w:ascii="Cambria" w:eastAsia="Times New Roman" w:hAnsi="Cambria" w:cs="Times New Roman"/>
                  <w:i/>
                  <w:sz w:val="24"/>
                  <w:lang w:eastAsia="es-CO"/>
                </w:rPr>
                <w:delText>Aclara conceptos</w:delText>
              </w:r>
              <w:r w:rsidR="00C31620" w:rsidDel="00EE168F">
                <w:rPr>
                  <w:rFonts w:ascii="Cambria" w:eastAsia="Times New Roman" w:hAnsi="Cambria" w:cs="Times New Roman"/>
                  <w:i/>
                  <w:sz w:val="24"/>
                  <w:lang w:eastAsia="es-CO"/>
                </w:rPr>
                <w:delText>,</w:delText>
              </w:r>
              <w:r w:rsidDel="00EE168F">
                <w:rPr>
                  <w:rFonts w:ascii="Cambria" w:eastAsia="Times New Roman" w:hAnsi="Cambria" w:cs="Times New Roman"/>
                  <w:i/>
                  <w:sz w:val="24"/>
                  <w:lang w:eastAsia="es-CO"/>
                </w:rPr>
                <w:delText xml:space="preserve"> adquiere conocimientos</w:delText>
              </w:r>
              <w:r w:rsidR="00C31620" w:rsidDel="00EE168F">
                <w:rPr>
                  <w:rFonts w:ascii="Cambria" w:eastAsia="Times New Roman" w:hAnsi="Cambria" w:cs="Times New Roman"/>
                  <w:i/>
                  <w:sz w:val="24"/>
                  <w:lang w:eastAsia="es-CO"/>
                </w:rPr>
                <w:delText xml:space="preserve"> y desarrolla el taller sobre el tema propuesto.</w:delText>
              </w:r>
            </w:del>
          </w:p>
          <w:p w14:paraId="5D926F16" w14:textId="77777777" w:rsidR="00EE168F" w:rsidRDefault="00EE168F" w:rsidP="00894729">
            <w:pPr>
              <w:spacing w:after="0" w:line="240" w:lineRule="auto"/>
              <w:rPr>
                <w:ins w:id="75" w:author="Jose Luís Santacruz" w:date="2025-04-15T08:32:00Z"/>
                <w:rFonts w:ascii="Cambria" w:eastAsia="Times New Roman" w:hAnsi="Cambria" w:cs="Times New Roman"/>
                <w:i/>
                <w:sz w:val="24"/>
                <w:lang w:eastAsia="es-CO"/>
              </w:rPr>
            </w:pPr>
          </w:p>
          <w:p w14:paraId="7A8C7059" w14:textId="0036B062" w:rsidR="00C32356" w:rsidRPr="005F4087" w:rsidRDefault="00C32356" w:rsidP="00894729">
            <w:pPr>
              <w:spacing w:after="0" w:line="240" w:lineRule="auto"/>
              <w:rPr>
                <w:rFonts w:ascii="Cambria" w:eastAsia="Times New Roman" w:hAnsi="Cambria" w:cs="Times New Roman"/>
                <w:i/>
                <w:sz w:val="24"/>
                <w:lang w:eastAsia="es-CO"/>
              </w:rPr>
            </w:pPr>
            <w:del w:id="76" w:author="Jose Luís Santacruz" w:date="2025-04-15T08:32:00Z">
              <w:r w:rsidDel="00EE168F">
                <w:rPr>
                  <w:rFonts w:ascii="Cambria" w:eastAsia="Times New Roman" w:hAnsi="Cambria" w:cs="Times New Roman"/>
                  <w:i/>
                  <w:sz w:val="24"/>
                  <w:lang w:eastAsia="es-CO"/>
                </w:rPr>
                <w:delText>Visita las paginas propuestas para su consulta y manejo</w:delText>
              </w:r>
            </w:del>
            <w:r>
              <w:rPr>
                <w:rFonts w:ascii="Cambria" w:eastAsia="Times New Roman" w:hAnsi="Cambria" w:cs="Times New Roman"/>
                <w:i/>
                <w:sz w:val="24"/>
                <w:lang w:eastAsia="es-CO"/>
              </w:rPr>
              <w:t>.</w:t>
            </w:r>
          </w:p>
        </w:tc>
      </w:tr>
      <w:tr w:rsidR="00466474" w:rsidRPr="005F4087" w14:paraId="44A18338" w14:textId="77777777" w:rsidTr="2D0EEC95">
        <w:tblPrEx>
          <w:tblW w:w="5000" w:type="pct"/>
          <w:tblLayout w:type="fixed"/>
          <w:tblCellMar>
            <w:left w:w="70" w:type="dxa"/>
            <w:right w:w="70" w:type="dxa"/>
          </w:tblCellMar>
          <w:tblPrExChange w:id="77" w:author="Javier Caicedo" w:date="2023-04-28T17:52:00Z">
            <w:tblPrEx>
              <w:tblW w:w="5000" w:type="pct"/>
              <w:tblLayout w:type="fixed"/>
              <w:tblCellMar>
                <w:left w:w="70" w:type="dxa"/>
                <w:right w:w="70" w:type="dxa"/>
              </w:tblCellMar>
            </w:tblPrEx>
          </w:tblPrExChange>
        </w:tblPrEx>
        <w:trPr>
          <w:trHeight w:hRule="exact" w:val="80"/>
          <w:trPrChange w:id="78" w:author="Javier Caicedo" w:date="2023-04-28T17:52:00Z">
            <w:trPr>
              <w:gridAfter w:val="0"/>
              <w:trHeight w:hRule="exact" w:val="80"/>
            </w:trPr>
          </w:trPrChange>
        </w:trPr>
        <w:tc>
          <w:tcPr>
            <w:tcW w:w="5000" w:type="pct"/>
            <w:gridSpan w:val="13"/>
            <w:tcBorders>
              <w:top w:val="single" w:sz="4" w:space="0" w:color="auto"/>
              <w:bottom w:val="single" w:sz="4" w:space="0" w:color="auto"/>
            </w:tcBorders>
            <w:shd w:val="clear" w:color="auto" w:fill="FFFFFF" w:themeFill="background1"/>
            <w:vAlign w:val="center"/>
            <w:tcPrChange w:id="79" w:author="Javier Caicedo" w:date="2023-04-28T17:52:00Z">
              <w:tcPr>
                <w:tcW w:w="5000" w:type="pct"/>
                <w:gridSpan w:val="13"/>
                <w:tcBorders>
                  <w:top w:val="single" w:sz="4" w:space="0" w:color="auto"/>
                  <w:bottom w:val="single" w:sz="4" w:space="0" w:color="auto"/>
                </w:tcBorders>
                <w:shd w:val="clear" w:color="auto" w:fill="FFFFFF" w:themeFill="background1"/>
                <w:vAlign w:val="center"/>
              </w:tcPr>
            </w:tcPrChange>
          </w:tcPr>
          <w:p w14:paraId="53A6E4BA" w14:textId="77777777" w:rsidR="00466474" w:rsidRPr="005F4087" w:rsidRDefault="00466474" w:rsidP="00894729">
            <w:pPr>
              <w:spacing w:after="0" w:line="240" w:lineRule="auto"/>
              <w:jc w:val="center"/>
              <w:rPr>
                <w:rFonts w:ascii="Cambria" w:eastAsia="Times New Roman" w:hAnsi="Cambria" w:cs="Times New Roman"/>
                <w:b/>
                <w:bCs/>
                <w:sz w:val="28"/>
                <w:szCs w:val="28"/>
                <w:lang w:eastAsia="es-CO"/>
              </w:rPr>
            </w:pPr>
          </w:p>
        </w:tc>
      </w:tr>
      <w:tr w:rsidR="001249BC" w:rsidRPr="005F4087" w14:paraId="7701D82F" w14:textId="77777777" w:rsidTr="2D0EEC95">
        <w:tblPrEx>
          <w:tblW w:w="5000" w:type="pct"/>
          <w:tblLayout w:type="fixed"/>
          <w:tblCellMar>
            <w:left w:w="70" w:type="dxa"/>
            <w:right w:w="70" w:type="dxa"/>
          </w:tblCellMar>
          <w:tblPrExChange w:id="80" w:author="Javier Caicedo" w:date="2023-04-28T17:52:00Z">
            <w:tblPrEx>
              <w:tblW w:w="5000" w:type="pct"/>
              <w:tblLayout w:type="fixed"/>
              <w:tblCellMar>
                <w:left w:w="70" w:type="dxa"/>
                <w:right w:w="70" w:type="dxa"/>
              </w:tblCellMar>
            </w:tblPrEx>
          </w:tblPrExChange>
        </w:tblPrEx>
        <w:trPr>
          <w:trHeight w:val="283"/>
          <w:trPrChange w:id="81" w:author="Javier Caicedo" w:date="2023-04-28T17:52:00Z">
            <w:trPr>
              <w:gridAfter w:val="0"/>
              <w:trHeight w:val="283"/>
            </w:trPr>
          </w:trPrChange>
        </w:trPr>
        <w:tc>
          <w:tcPr>
            <w:tcW w:w="5000" w:type="pct"/>
            <w:gridSpan w:val="13"/>
            <w:tcBorders>
              <w:top w:val="single" w:sz="4" w:space="0" w:color="auto"/>
              <w:left w:val="single" w:sz="8" w:space="0" w:color="auto"/>
              <w:bottom w:val="single" w:sz="4" w:space="0" w:color="auto"/>
              <w:right w:val="single" w:sz="8" w:space="0" w:color="000000" w:themeColor="text1"/>
            </w:tcBorders>
            <w:shd w:val="clear" w:color="auto" w:fill="F2F2F2" w:themeFill="background1" w:themeFillShade="F2"/>
            <w:vAlign w:val="center"/>
            <w:tcPrChange w:id="82" w:author="Javier Caicedo" w:date="2023-04-28T17:52:00Z">
              <w:tcPr>
                <w:tcW w:w="5000" w:type="pct"/>
                <w:gridSpan w:val="13"/>
                <w:tcBorders>
                  <w:top w:val="single" w:sz="4" w:space="0" w:color="auto"/>
                  <w:left w:val="single" w:sz="8" w:space="0" w:color="auto"/>
                  <w:bottom w:val="single" w:sz="4" w:space="0" w:color="auto"/>
                  <w:right w:val="single" w:sz="8" w:space="0" w:color="000000"/>
                </w:tcBorders>
                <w:shd w:val="clear" w:color="auto" w:fill="F2F2F2" w:themeFill="background1" w:themeFillShade="F2"/>
                <w:vAlign w:val="center"/>
              </w:tcPr>
            </w:tcPrChange>
          </w:tcPr>
          <w:p w14:paraId="0333D869" w14:textId="0A6DA502" w:rsidR="001249BC" w:rsidRPr="005F4087" w:rsidRDefault="001249BC" w:rsidP="00894729">
            <w:pPr>
              <w:spacing w:after="0" w:line="240" w:lineRule="auto"/>
              <w:jc w:val="center"/>
              <w:rPr>
                <w:rFonts w:ascii="Cambria" w:eastAsia="Times New Roman" w:hAnsi="Cambria" w:cs="Times New Roman"/>
                <w:b/>
                <w:i/>
                <w:sz w:val="24"/>
                <w:lang w:eastAsia="es-CO"/>
              </w:rPr>
            </w:pPr>
            <w:del w:id="83" w:author="Javier Caicedo" w:date="2023-04-28T17:30:00Z">
              <w:r w:rsidRPr="005F4087" w:rsidDel="00E60346">
                <w:rPr>
                  <w:rFonts w:ascii="Cambria" w:eastAsia="Times New Roman" w:hAnsi="Cambria" w:cs="Times New Roman"/>
                  <w:b/>
                  <w:bCs/>
                  <w:szCs w:val="28"/>
                  <w:lang w:eastAsia="es-CO"/>
                </w:rPr>
                <w:delText xml:space="preserve">Método </w:delText>
              </w:r>
            </w:del>
            <w:ins w:id="84" w:author="Javier Caicedo" w:date="2023-04-28T17:30:00Z">
              <w:r w:rsidR="00E60346" w:rsidRPr="005F4087">
                <w:rPr>
                  <w:rFonts w:ascii="Cambria" w:eastAsia="Times New Roman" w:hAnsi="Cambria" w:cs="Times New Roman"/>
                  <w:b/>
                  <w:bCs/>
                  <w:szCs w:val="28"/>
                  <w:lang w:eastAsia="es-CO"/>
                </w:rPr>
                <w:t>Estrategia</w:t>
              </w:r>
            </w:ins>
            <w:del w:id="85" w:author="Javier Caicedo" w:date="2023-04-28T17:30:00Z">
              <w:r w:rsidRPr="005F4087" w:rsidDel="00E60346">
                <w:rPr>
                  <w:rFonts w:ascii="Cambria" w:eastAsia="Times New Roman" w:hAnsi="Cambria" w:cs="Times New Roman"/>
                  <w:b/>
                  <w:bCs/>
                  <w:szCs w:val="28"/>
                  <w:lang w:eastAsia="es-CO"/>
                </w:rPr>
                <w:delText>d</w:delText>
              </w:r>
            </w:del>
            <w:ins w:id="86" w:author="Javier Caicedo" w:date="2023-04-28T17:30:00Z">
              <w:r w:rsidR="00E60346" w:rsidRPr="005F4087">
                <w:rPr>
                  <w:rFonts w:ascii="Cambria" w:eastAsia="Times New Roman" w:hAnsi="Cambria" w:cs="Times New Roman"/>
                  <w:b/>
                  <w:bCs/>
                  <w:szCs w:val="28"/>
                  <w:lang w:eastAsia="es-CO"/>
                </w:rPr>
                <w:t xml:space="preserve"> d</w:t>
              </w:r>
            </w:ins>
            <w:r w:rsidRPr="005F4087">
              <w:rPr>
                <w:rFonts w:ascii="Cambria" w:eastAsia="Times New Roman" w:hAnsi="Cambria" w:cs="Times New Roman"/>
                <w:b/>
                <w:bCs/>
                <w:szCs w:val="28"/>
                <w:lang w:eastAsia="es-CO"/>
              </w:rPr>
              <w:t>e Evaluación</w:t>
            </w:r>
          </w:p>
        </w:tc>
      </w:tr>
      <w:tr w:rsidR="001F60D9" w:rsidRPr="005F4087" w14:paraId="6FFFA101" w14:textId="77777777" w:rsidTr="2D0EEC95">
        <w:tblPrEx>
          <w:tblW w:w="5000" w:type="pct"/>
          <w:tblLayout w:type="fixed"/>
          <w:tblCellMar>
            <w:left w:w="70" w:type="dxa"/>
            <w:right w:w="70" w:type="dxa"/>
          </w:tblCellMar>
          <w:tblPrExChange w:id="87" w:author="Javier Caicedo" w:date="2023-04-28T17:52:00Z">
            <w:tblPrEx>
              <w:tblW w:w="5000" w:type="pct"/>
              <w:tblLayout w:type="fixed"/>
              <w:tblCellMar>
                <w:left w:w="70" w:type="dxa"/>
                <w:right w:w="70" w:type="dxa"/>
              </w:tblCellMar>
            </w:tblPrEx>
          </w:tblPrExChange>
        </w:tblPrEx>
        <w:trPr>
          <w:trHeight w:val="1036"/>
          <w:trPrChange w:id="88" w:author="Javier Caicedo" w:date="2023-04-28T17:52:00Z">
            <w:trPr>
              <w:gridAfter w:val="0"/>
              <w:trHeight w:val="1036"/>
            </w:trPr>
          </w:trPrChange>
        </w:trPr>
        <w:tc>
          <w:tcPr>
            <w:tcW w:w="1425" w:type="pct"/>
            <w:gridSpan w:val="4"/>
            <w:tcBorders>
              <w:top w:val="single" w:sz="4" w:space="0" w:color="auto"/>
              <w:left w:val="single" w:sz="8" w:space="0" w:color="auto"/>
              <w:bottom w:val="single" w:sz="4" w:space="0" w:color="auto"/>
              <w:right w:val="single" w:sz="4" w:space="0" w:color="auto"/>
            </w:tcBorders>
            <w:shd w:val="clear" w:color="auto" w:fill="auto"/>
            <w:tcPrChange w:id="89" w:author="Javier Caicedo" w:date="2023-04-28T17:52:00Z">
              <w:tcPr>
                <w:tcW w:w="1426" w:type="pct"/>
                <w:gridSpan w:val="5"/>
                <w:tcBorders>
                  <w:top w:val="single" w:sz="4" w:space="0" w:color="auto"/>
                  <w:left w:val="single" w:sz="8" w:space="0" w:color="auto"/>
                  <w:bottom w:val="single" w:sz="4" w:space="0" w:color="auto"/>
                  <w:right w:val="single" w:sz="4" w:space="0" w:color="auto"/>
                </w:tcBorders>
                <w:shd w:val="clear" w:color="auto" w:fill="auto"/>
              </w:tcPr>
            </w:tcPrChange>
          </w:tcPr>
          <w:p w14:paraId="1CCF6B14" w14:textId="3DDB4DDE" w:rsidR="001F60D9" w:rsidRPr="005F4087" w:rsidRDefault="005E4729" w:rsidP="00894729">
            <w:pPr>
              <w:spacing w:after="0" w:line="240" w:lineRule="auto"/>
              <w:rPr>
                <w:rFonts w:ascii="Cambria" w:eastAsia="Times New Roman" w:hAnsi="Cambria" w:cs="Times New Roman"/>
                <w:b/>
                <w:bCs/>
                <w:sz w:val="20"/>
                <w:szCs w:val="28"/>
                <w:lang w:eastAsia="es-CO"/>
              </w:rPr>
            </w:pPr>
            <w:sdt>
              <w:sdtPr>
                <w:rPr>
                  <w:rFonts w:ascii="Cambria" w:eastAsia="Times New Roman" w:hAnsi="Cambria" w:cs="Times New Roman"/>
                  <w:b/>
                  <w:bCs/>
                  <w:i/>
                  <w:sz w:val="20"/>
                  <w:szCs w:val="28"/>
                  <w:lang w:eastAsia="es-CO"/>
                </w:rPr>
                <w:alias w:val="Evaluación"/>
                <w:tag w:val="Evaluación"/>
                <w:id w:val="1373506613"/>
                <w14:checkbox>
                  <w14:checked w14:val="0"/>
                  <w14:checkedState w14:val="2612" w14:font="MS Gothic"/>
                  <w14:uncheckedState w14:val="2610" w14:font="MS Gothic"/>
                </w14:checkbox>
              </w:sdtPr>
              <w:sdtEndPr/>
              <w:sdtContent>
                <w:r w:rsidR="00EE168F">
                  <w:rPr>
                    <w:rFonts w:ascii="MS Gothic" w:eastAsia="MS Gothic" w:hAnsi="MS Gothic" w:cs="Times New Roman" w:hint="eastAsia"/>
                    <w:b/>
                    <w:bCs/>
                    <w:i/>
                    <w:sz w:val="20"/>
                    <w:szCs w:val="28"/>
                    <w:lang w:eastAsia="es-CO"/>
                  </w:rPr>
                  <w:t>☐</w:t>
                </w:r>
                <w:del w:id="90" w:author="Jose Luís Santacruz" w:date="2025-04-15T08:32:00Z">
                  <w:r w:rsidR="009403BC" w:rsidDel="00EE168F">
                    <w:rPr>
                      <w:rFonts w:ascii="MS Gothic" w:eastAsia="MS Gothic" w:hAnsi="MS Gothic" w:cs="Times New Roman" w:hint="eastAsia"/>
                      <w:b/>
                      <w:bCs/>
                      <w:i/>
                      <w:sz w:val="20"/>
                      <w:szCs w:val="28"/>
                      <w:lang w:eastAsia="es-CO"/>
                    </w:rPr>
                    <w:delText>☒</w:delText>
                  </w:r>
                </w:del>
              </w:sdtContent>
            </w:sdt>
            <w:r w:rsidR="001F60D9" w:rsidRPr="005F4087">
              <w:rPr>
                <w:rFonts w:ascii="Cambria" w:eastAsia="Times New Roman" w:hAnsi="Cambria" w:cs="Times New Roman"/>
                <w:b/>
                <w:bCs/>
                <w:i/>
                <w:sz w:val="20"/>
                <w:szCs w:val="28"/>
                <w:lang w:eastAsia="es-CO"/>
              </w:rPr>
              <w:t xml:space="preserve"> Evaluación</w:t>
            </w:r>
          </w:p>
          <w:p w14:paraId="5C4BAD50" w14:textId="77777777" w:rsidR="001F60D9" w:rsidRPr="005F4087" w:rsidRDefault="001F60D9" w:rsidP="00894729">
            <w:pPr>
              <w:spacing w:after="0" w:line="240" w:lineRule="auto"/>
              <w:rPr>
                <w:rFonts w:ascii="Cambria" w:eastAsia="Times New Roman" w:hAnsi="Cambria" w:cs="Times New Roman"/>
                <w:b/>
                <w:bCs/>
                <w:i/>
                <w:sz w:val="20"/>
                <w:szCs w:val="28"/>
                <w:lang w:eastAsia="es-CO"/>
              </w:rPr>
            </w:pPr>
            <w:r w:rsidRPr="005F4087">
              <w:rPr>
                <w:rFonts w:ascii="Cambria" w:eastAsia="Times New Roman" w:hAnsi="Cambria" w:cs="Times New Roman"/>
                <w:b/>
                <w:bCs/>
                <w:i/>
                <w:sz w:val="20"/>
                <w:szCs w:val="28"/>
                <w:lang w:eastAsia="es-CO"/>
              </w:rPr>
              <w:t>Descripción:</w:t>
            </w:r>
          </w:p>
          <w:sdt>
            <w:sdtPr>
              <w:rPr>
                <w:rFonts w:ascii="Cambria" w:eastAsia="Times New Roman" w:hAnsi="Cambria" w:cs="Times New Roman"/>
                <w:b/>
                <w:bCs/>
                <w:i/>
                <w:iCs/>
                <w:sz w:val="20"/>
                <w:szCs w:val="20"/>
                <w:lang w:eastAsia="es-CO"/>
              </w:rPr>
              <w:id w:val="-145203056"/>
              <w:placeholder>
                <w:docPart w:val="62235EFDD8A244AAAE1E0F232B9B894E"/>
              </w:placeholder>
            </w:sdtPr>
            <w:sdtEndPr/>
            <w:sdtContent>
              <w:p w14:paraId="1F259B34" w14:textId="24252C3B" w:rsidR="00EE168F" w:rsidRDefault="009403BC" w:rsidP="00EE168F">
                <w:pPr>
                  <w:spacing w:after="0" w:line="240" w:lineRule="auto"/>
                  <w:rPr>
                    <w:ins w:id="91" w:author="Jose Luís Santacruz" w:date="2025-04-15T08:33:00Z"/>
                    <w:rFonts w:ascii="Cambria" w:eastAsia="Times New Roman" w:hAnsi="Cambria" w:cs="Times New Roman"/>
                    <w:b/>
                    <w:bCs/>
                    <w:i/>
                    <w:iCs/>
                    <w:sz w:val="20"/>
                    <w:szCs w:val="20"/>
                  </w:rPr>
                </w:pPr>
                <w:del w:id="92" w:author="Jose Luís Santacruz" w:date="2025-04-15T08:32:00Z">
                  <w:r w:rsidDel="00EE168F">
                    <w:rPr>
                      <w:rFonts w:ascii="Cambria" w:eastAsia="Times New Roman" w:hAnsi="Cambria" w:cs="Times New Roman"/>
                      <w:b/>
                      <w:i/>
                      <w:sz w:val="20"/>
                      <w:lang w:eastAsia="es-CO"/>
                    </w:rPr>
                    <w:delText>Desarrolla el taller propuesto por el instructor.</w:delText>
                  </w:r>
                </w:del>
                <w:ins w:id="93" w:author="Jose Luís Santacruz" w:date="2025-04-15T08:33:00Z">
                  <w:r w:rsidR="00EE168F">
                    <w:rPr>
                      <w:rFonts w:ascii="Cambria" w:eastAsia="Times New Roman" w:hAnsi="Cambria" w:cs="Times New Roman"/>
                      <w:b/>
                      <w:bCs/>
                      <w:i/>
                      <w:iCs/>
                      <w:sz w:val="20"/>
                      <w:szCs w:val="20"/>
                      <w:lang w:eastAsia="es-CO"/>
                    </w:rPr>
                    <w:t xml:space="preserve"> </w:t>
                  </w:r>
                </w:ins>
                <w:customXmlInsRangeStart w:id="94" w:author="Jose Luís Santacruz" w:date="2025-04-15T08:33:00Z"/>
                <w:sdt>
                  <w:sdtPr>
                    <w:rPr>
                      <w:rFonts w:ascii="Cambria" w:eastAsia="Times New Roman" w:hAnsi="Cambria" w:cs="Times New Roman"/>
                      <w:b/>
                      <w:bCs/>
                      <w:i/>
                      <w:iCs/>
                      <w:sz w:val="20"/>
                      <w:szCs w:val="20"/>
                      <w:lang w:eastAsia="es-CO"/>
                    </w:rPr>
                    <w:id w:val="-1554846359"/>
                    <w:placeholder>
                      <w:docPart w:val="9319D95269CE4EF8A9C520B0C557A010"/>
                    </w:placeholder>
                    <w:showingPlcHdr/>
                  </w:sdtPr>
                  <w:sdtEndPr/>
                  <w:sdtContent>
                    <w:customXmlInsRangeEnd w:id="94"/>
                    <w:ins w:id="95" w:author="Jose Luís Santacruz" w:date="2025-04-15T08:33:00Z">
                      <w:r w:rsidR="00EE168F" w:rsidRPr="005F4087">
                        <w:rPr>
                          <w:rStyle w:val="Textodelmarcadordeposicin"/>
                          <w:rFonts w:ascii="Cambria" w:hAnsi="Cambria"/>
                          <w:sz w:val="20"/>
                        </w:rPr>
                        <w:t>Haga clic aquí para escribir texto.</w:t>
                      </w:r>
                    </w:ins>
                    <w:customXmlInsRangeStart w:id="96" w:author="Jose Luís Santacruz" w:date="2025-04-15T08:33:00Z"/>
                  </w:sdtContent>
                </w:sdt>
                <w:customXmlInsRangeEnd w:id="96"/>
              </w:p>
              <w:p w14:paraId="5E44C81A" w14:textId="00BFE6D9" w:rsidR="001F60D9" w:rsidRPr="005F4087" w:rsidRDefault="005E4729" w:rsidP="00894729">
                <w:pPr>
                  <w:spacing w:after="0" w:line="240" w:lineRule="auto"/>
                  <w:rPr>
                    <w:rFonts w:ascii="Cambria" w:eastAsia="Times New Roman" w:hAnsi="Cambria" w:cs="Times New Roman"/>
                    <w:b/>
                    <w:i/>
                    <w:sz w:val="20"/>
                    <w:lang w:eastAsia="es-CO"/>
                  </w:rPr>
                </w:pPr>
              </w:p>
            </w:sdtContent>
          </w:sdt>
        </w:tc>
        <w:tc>
          <w:tcPr>
            <w:tcW w:w="1330" w:type="pct"/>
            <w:gridSpan w:val="4"/>
            <w:tcBorders>
              <w:top w:val="single" w:sz="4" w:space="0" w:color="auto"/>
              <w:left w:val="single" w:sz="4" w:space="0" w:color="auto"/>
              <w:bottom w:val="single" w:sz="4" w:space="0" w:color="auto"/>
              <w:right w:val="single" w:sz="4" w:space="0" w:color="auto"/>
            </w:tcBorders>
            <w:shd w:val="clear" w:color="auto" w:fill="auto"/>
            <w:tcPrChange w:id="97" w:author="Javier Caicedo" w:date="2023-04-28T17:52:00Z">
              <w:tcPr>
                <w:tcW w:w="1330" w:type="pct"/>
                <w:gridSpan w:val="3"/>
                <w:tcBorders>
                  <w:top w:val="single" w:sz="4" w:space="0" w:color="auto"/>
                  <w:left w:val="single" w:sz="4" w:space="0" w:color="auto"/>
                  <w:bottom w:val="single" w:sz="4" w:space="0" w:color="auto"/>
                  <w:right w:val="single" w:sz="4" w:space="0" w:color="auto"/>
                </w:tcBorders>
                <w:shd w:val="clear" w:color="auto" w:fill="auto"/>
              </w:tcPr>
            </w:tcPrChange>
          </w:tcPr>
          <w:p w14:paraId="0FBD78D2" w14:textId="77777777" w:rsidR="001F60D9" w:rsidRPr="005F4087" w:rsidRDefault="005E4729" w:rsidP="00894729">
            <w:pPr>
              <w:spacing w:after="0" w:line="240" w:lineRule="auto"/>
              <w:rPr>
                <w:rFonts w:ascii="Cambria" w:eastAsia="Times New Roman" w:hAnsi="Cambria" w:cs="Times New Roman"/>
                <w:b/>
                <w:bCs/>
                <w:i/>
                <w:sz w:val="20"/>
                <w:szCs w:val="28"/>
                <w:lang w:eastAsia="es-CO"/>
              </w:rPr>
            </w:pPr>
            <w:sdt>
              <w:sdtPr>
                <w:rPr>
                  <w:rFonts w:ascii="Cambria" w:eastAsia="Times New Roman" w:hAnsi="Cambria" w:cs="Times New Roman"/>
                  <w:b/>
                  <w:bCs/>
                  <w:i/>
                  <w:sz w:val="20"/>
                  <w:szCs w:val="28"/>
                  <w:lang w:eastAsia="es-CO"/>
                </w:rPr>
                <w:alias w:val="Portafolio"/>
                <w:tag w:val="Portafolio"/>
                <w:id w:val="-102263603"/>
                <w14:checkbox>
                  <w14:checked w14:val="0"/>
                  <w14:checkedState w14:val="2612" w14:font="MS Gothic"/>
                  <w14:uncheckedState w14:val="2610" w14:font="MS Gothic"/>
                </w14:checkbox>
              </w:sdtPr>
              <w:sdtEndPr/>
              <w:sdtContent>
                <w:r w:rsidR="001F60D9" w:rsidRPr="005F4087">
                  <w:rPr>
                    <w:rFonts w:ascii="Segoe UI Symbol" w:eastAsia="MS Gothic" w:hAnsi="Segoe UI Symbol" w:cs="Segoe UI Symbol"/>
                    <w:b/>
                    <w:bCs/>
                    <w:i/>
                    <w:sz w:val="20"/>
                    <w:szCs w:val="28"/>
                    <w:lang w:eastAsia="es-CO"/>
                  </w:rPr>
                  <w:t>☐</w:t>
                </w:r>
              </w:sdtContent>
            </w:sdt>
            <w:r w:rsidR="001F60D9" w:rsidRPr="005F4087">
              <w:rPr>
                <w:rFonts w:ascii="Cambria" w:eastAsia="Times New Roman" w:hAnsi="Cambria" w:cs="Times New Roman"/>
                <w:b/>
                <w:bCs/>
                <w:i/>
                <w:sz w:val="20"/>
                <w:szCs w:val="28"/>
                <w:lang w:eastAsia="es-CO"/>
              </w:rPr>
              <w:t xml:space="preserve">  Portafolio</w:t>
            </w:r>
          </w:p>
          <w:p w14:paraId="72D0CEED" w14:textId="77777777" w:rsidR="001F60D9" w:rsidRPr="005F4087" w:rsidRDefault="001F60D9" w:rsidP="00894729">
            <w:pPr>
              <w:spacing w:after="0" w:line="240" w:lineRule="auto"/>
              <w:rPr>
                <w:rFonts w:ascii="Cambria" w:eastAsia="Times New Roman" w:hAnsi="Cambria" w:cs="Times New Roman"/>
                <w:b/>
                <w:bCs/>
                <w:i/>
                <w:sz w:val="20"/>
                <w:szCs w:val="28"/>
                <w:lang w:eastAsia="es-CO"/>
              </w:rPr>
            </w:pPr>
            <w:r w:rsidRPr="005F4087">
              <w:rPr>
                <w:rFonts w:ascii="Cambria" w:eastAsia="Times New Roman" w:hAnsi="Cambria" w:cs="Times New Roman"/>
                <w:b/>
                <w:bCs/>
                <w:i/>
                <w:sz w:val="20"/>
                <w:szCs w:val="28"/>
                <w:lang w:eastAsia="es-CO"/>
              </w:rPr>
              <w:t>Descripción:</w:t>
            </w:r>
          </w:p>
          <w:sdt>
            <w:sdtPr>
              <w:rPr>
                <w:rFonts w:ascii="Cambria" w:eastAsia="Times New Roman" w:hAnsi="Cambria" w:cs="Times New Roman"/>
                <w:b/>
                <w:bCs/>
                <w:i/>
                <w:iCs/>
                <w:sz w:val="20"/>
                <w:szCs w:val="20"/>
                <w:lang w:eastAsia="es-CO"/>
              </w:rPr>
              <w:id w:val="-1122994391"/>
              <w:placeholder>
                <w:docPart w:val="62235EFDD8A244AAAE1E0F232B9B894E"/>
              </w:placeholder>
              <w:showingPlcHdr/>
            </w:sdtPr>
            <w:sdtEndPr/>
            <w:sdtContent>
              <w:p w14:paraId="4F9F549B" w14:textId="77777777" w:rsidR="001F60D9" w:rsidRPr="005F4087" w:rsidRDefault="001F60D9" w:rsidP="00894729">
                <w:pPr>
                  <w:spacing w:after="0" w:line="240" w:lineRule="auto"/>
                  <w:rPr>
                    <w:rFonts w:ascii="Cambria" w:eastAsia="Times New Roman" w:hAnsi="Cambria" w:cs="Times New Roman"/>
                    <w:b/>
                    <w:i/>
                    <w:sz w:val="20"/>
                    <w:lang w:eastAsia="es-CO"/>
                  </w:rPr>
                </w:pPr>
                <w:r w:rsidRPr="005F4087">
                  <w:rPr>
                    <w:rStyle w:val="Textodelmarcadordeposicin"/>
                    <w:rFonts w:ascii="Cambria" w:hAnsi="Cambria"/>
                    <w:sz w:val="20"/>
                  </w:rPr>
                  <w:t>Haga clic aquí para escribir texto.</w:t>
                </w:r>
              </w:p>
            </w:sdtContent>
          </w:sdt>
        </w:tc>
        <w:tc>
          <w:tcPr>
            <w:tcW w:w="1137" w:type="pct"/>
            <w:gridSpan w:val="3"/>
            <w:tcBorders>
              <w:top w:val="single" w:sz="4" w:space="0" w:color="auto"/>
              <w:left w:val="single" w:sz="4" w:space="0" w:color="auto"/>
              <w:bottom w:val="single" w:sz="4" w:space="0" w:color="auto"/>
              <w:right w:val="single" w:sz="4" w:space="0" w:color="auto"/>
            </w:tcBorders>
            <w:shd w:val="clear" w:color="auto" w:fill="auto"/>
            <w:tcPrChange w:id="98" w:author="Javier Caicedo" w:date="2023-04-28T17:52:00Z">
              <w:tcPr>
                <w:tcW w:w="1134" w:type="pct"/>
                <w:gridSpan w:val="2"/>
                <w:tcBorders>
                  <w:top w:val="single" w:sz="4" w:space="0" w:color="auto"/>
                  <w:left w:val="single" w:sz="4" w:space="0" w:color="auto"/>
                  <w:bottom w:val="single" w:sz="4" w:space="0" w:color="auto"/>
                  <w:right w:val="single" w:sz="4" w:space="0" w:color="auto"/>
                </w:tcBorders>
                <w:shd w:val="clear" w:color="auto" w:fill="auto"/>
              </w:tcPr>
            </w:tcPrChange>
          </w:tcPr>
          <w:p w14:paraId="2E7D978D" w14:textId="77777777" w:rsidR="001F60D9" w:rsidRPr="005F4087" w:rsidRDefault="005E4729" w:rsidP="00894729">
            <w:pPr>
              <w:spacing w:after="0" w:line="240" w:lineRule="auto"/>
              <w:rPr>
                <w:rFonts w:ascii="Cambria" w:eastAsia="Times New Roman" w:hAnsi="Cambria" w:cs="Times New Roman"/>
                <w:b/>
                <w:bCs/>
                <w:i/>
                <w:sz w:val="20"/>
                <w:szCs w:val="28"/>
                <w:lang w:eastAsia="es-CO"/>
              </w:rPr>
            </w:pPr>
            <w:sdt>
              <w:sdtPr>
                <w:rPr>
                  <w:rFonts w:ascii="Cambria" w:eastAsia="Times New Roman" w:hAnsi="Cambria" w:cs="Times New Roman"/>
                  <w:b/>
                  <w:bCs/>
                  <w:i/>
                  <w:sz w:val="20"/>
                  <w:szCs w:val="28"/>
                  <w:lang w:eastAsia="es-CO"/>
                </w:rPr>
                <w:alias w:val="Autoevaluación y Coevaluación"/>
                <w:tag w:val="Autoevaluación y Coevaluación"/>
                <w:id w:val="7952815"/>
                <w14:checkbox>
                  <w14:checked w14:val="0"/>
                  <w14:checkedState w14:val="2612" w14:font="MS Gothic"/>
                  <w14:uncheckedState w14:val="2610" w14:font="MS Gothic"/>
                </w14:checkbox>
              </w:sdtPr>
              <w:sdtEndPr/>
              <w:sdtContent>
                <w:r w:rsidR="001F60D9" w:rsidRPr="005F4087">
                  <w:rPr>
                    <w:rFonts w:ascii="Segoe UI Symbol" w:eastAsia="MS Gothic" w:hAnsi="Segoe UI Symbol" w:cs="Segoe UI Symbol"/>
                    <w:b/>
                    <w:bCs/>
                    <w:i/>
                    <w:sz w:val="20"/>
                    <w:szCs w:val="28"/>
                    <w:lang w:eastAsia="es-CO"/>
                  </w:rPr>
                  <w:t>☐</w:t>
                </w:r>
              </w:sdtContent>
            </w:sdt>
            <w:r w:rsidR="001F60D9" w:rsidRPr="005F4087">
              <w:rPr>
                <w:rFonts w:ascii="Cambria" w:eastAsia="Times New Roman" w:hAnsi="Cambria" w:cs="Times New Roman"/>
                <w:b/>
                <w:bCs/>
                <w:i/>
                <w:sz w:val="20"/>
                <w:szCs w:val="28"/>
                <w:lang w:eastAsia="es-CO"/>
              </w:rPr>
              <w:t xml:space="preserve"> Autoevaluación y Coevaluación</w:t>
            </w:r>
          </w:p>
          <w:p w14:paraId="232BBC83" w14:textId="77777777" w:rsidR="001F60D9" w:rsidRPr="005F4087" w:rsidRDefault="001F60D9" w:rsidP="00894729">
            <w:pPr>
              <w:spacing w:after="0" w:line="240" w:lineRule="auto"/>
              <w:rPr>
                <w:rFonts w:ascii="Cambria" w:eastAsia="Times New Roman" w:hAnsi="Cambria" w:cs="Times New Roman"/>
                <w:b/>
                <w:bCs/>
                <w:i/>
                <w:sz w:val="20"/>
                <w:szCs w:val="28"/>
                <w:lang w:eastAsia="es-CO"/>
              </w:rPr>
            </w:pPr>
            <w:r w:rsidRPr="005F4087">
              <w:rPr>
                <w:rFonts w:ascii="Cambria" w:eastAsia="Times New Roman" w:hAnsi="Cambria" w:cs="Times New Roman"/>
                <w:b/>
                <w:bCs/>
                <w:i/>
                <w:sz w:val="20"/>
                <w:szCs w:val="28"/>
                <w:lang w:eastAsia="es-CO"/>
              </w:rPr>
              <w:t>Descripción:</w:t>
            </w:r>
          </w:p>
          <w:sdt>
            <w:sdtPr>
              <w:rPr>
                <w:rFonts w:ascii="Cambria" w:eastAsia="Times New Roman" w:hAnsi="Cambria" w:cs="Times New Roman"/>
                <w:b/>
                <w:bCs/>
                <w:i/>
                <w:iCs/>
                <w:sz w:val="20"/>
                <w:szCs w:val="20"/>
                <w:lang w:eastAsia="es-CO"/>
              </w:rPr>
              <w:id w:val="-1094088775"/>
              <w:placeholder>
                <w:docPart w:val="62235EFDD8A244AAAE1E0F232B9B894E"/>
              </w:placeholder>
              <w:showingPlcHdr/>
            </w:sdtPr>
            <w:sdtEndPr/>
            <w:sdtContent>
              <w:p w14:paraId="5FEBC195" w14:textId="77777777" w:rsidR="001F60D9" w:rsidRPr="005F4087" w:rsidRDefault="001F60D9" w:rsidP="00894729">
                <w:pPr>
                  <w:spacing w:after="0" w:line="240" w:lineRule="auto"/>
                  <w:rPr>
                    <w:rFonts w:ascii="Cambria" w:eastAsia="Times New Roman" w:hAnsi="Cambria" w:cs="Times New Roman"/>
                    <w:b/>
                    <w:i/>
                    <w:sz w:val="20"/>
                    <w:lang w:eastAsia="es-CO"/>
                  </w:rPr>
                </w:pPr>
                <w:r w:rsidRPr="005F4087">
                  <w:rPr>
                    <w:rStyle w:val="Textodelmarcadordeposicin"/>
                    <w:rFonts w:ascii="Cambria" w:hAnsi="Cambria"/>
                    <w:sz w:val="20"/>
                  </w:rPr>
                  <w:t>Haga clic aquí para escribir texto.</w:t>
                </w:r>
              </w:p>
            </w:sdtContent>
          </w:sdt>
        </w:tc>
        <w:tc>
          <w:tcPr>
            <w:tcW w:w="1108" w:type="pct"/>
            <w:gridSpan w:val="2"/>
            <w:tcBorders>
              <w:top w:val="single" w:sz="4" w:space="0" w:color="auto"/>
              <w:left w:val="single" w:sz="4" w:space="0" w:color="auto"/>
              <w:bottom w:val="single" w:sz="4" w:space="0" w:color="auto"/>
              <w:right w:val="single" w:sz="8" w:space="0" w:color="000000" w:themeColor="text1"/>
            </w:tcBorders>
            <w:shd w:val="clear" w:color="auto" w:fill="auto"/>
            <w:tcPrChange w:id="99" w:author="Javier Caicedo" w:date="2023-04-28T17:52:00Z">
              <w:tcPr>
                <w:tcW w:w="1110" w:type="pct"/>
                <w:gridSpan w:val="3"/>
                <w:tcBorders>
                  <w:top w:val="single" w:sz="4" w:space="0" w:color="auto"/>
                  <w:left w:val="single" w:sz="4" w:space="0" w:color="auto"/>
                  <w:bottom w:val="single" w:sz="4" w:space="0" w:color="auto"/>
                  <w:right w:val="single" w:sz="8" w:space="0" w:color="000000"/>
                </w:tcBorders>
                <w:shd w:val="clear" w:color="auto" w:fill="auto"/>
              </w:tcPr>
            </w:tcPrChange>
          </w:tcPr>
          <w:p w14:paraId="726E62B8" w14:textId="77777777" w:rsidR="001F60D9" w:rsidRPr="005F4087" w:rsidRDefault="001F60D9" w:rsidP="00894729">
            <w:pPr>
              <w:spacing w:after="0" w:line="240" w:lineRule="auto"/>
              <w:rPr>
                <w:rFonts w:ascii="Cambria" w:eastAsia="Times New Roman" w:hAnsi="Cambria" w:cs="Times New Roman"/>
                <w:b/>
                <w:bCs/>
                <w:i/>
                <w:sz w:val="20"/>
                <w:szCs w:val="28"/>
                <w:lang w:eastAsia="es-CO"/>
              </w:rPr>
            </w:pPr>
            <w:r w:rsidRPr="005F4087">
              <w:rPr>
                <w:rFonts w:ascii="Cambria" w:eastAsia="Times New Roman" w:hAnsi="Cambria" w:cs="Times New Roman"/>
                <w:b/>
                <w:bCs/>
                <w:i/>
                <w:sz w:val="20"/>
                <w:szCs w:val="28"/>
                <w:lang w:eastAsia="es-CO"/>
              </w:rPr>
              <w:t>Otro:</w:t>
            </w:r>
          </w:p>
          <w:sdt>
            <w:sdtPr>
              <w:rPr>
                <w:rFonts w:ascii="Cambria" w:eastAsia="Times New Roman" w:hAnsi="Cambria" w:cs="Times New Roman"/>
                <w:b/>
                <w:bCs/>
                <w:i/>
                <w:iCs/>
                <w:sz w:val="20"/>
                <w:szCs w:val="20"/>
                <w:lang w:eastAsia="es-CO"/>
              </w:rPr>
              <w:id w:val="468251044"/>
              <w:placeholder>
                <w:docPart w:val="62235EFDD8A244AAAE1E0F232B9B894E"/>
              </w:placeholder>
              <w:showingPlcHdr/>
            </w:sdtPr>
            <w:sdtEndPr/>
            <w:sdtContent>
              <w:p w14:paraId="0FCE14C6" w14:textId="77777777" w:rsidR="001F60D9" w:rsidRPr="005F4087" w:rsidRDefault="001F60D9" w:rsidP="00894729">
                <w:pPr>
                  <w:spacing w:after="0" w:line="240" w:lineRule="auto"/>
                  <w:rPr>
                    <w:rFonts w:ascii="Cambria" w:eastAsia="Times New Roman" w:hAnsi="Cambria" w:cs="Times New Roman"/>
                    <w:b/>
                    <w:i/>
                    <w:sz w:val="20"/>
                    <w:lang w:eastAsia="es-CO"/>
                  </w:rPr>
                </w:pPr>
                <w:r w:rsidRPr="005F4087">
                  <w:rPr>
                    <w:rStyle w:val="Textodelmarcadordeposicin"/>
                    <w:rFonts w:ascii="Cambria" w:hAnsi="Cambria"/>
                    <w:sz w:val="20"/>
                  </w:rPr>
                  <w:t>Haga clic aquí para escribir texto.</w:t>
                </w:r>
              </w:p>
            </w:sdtContent>
          </w:sdt>
        </w:tc>
      </w:tr>
      <w:tr w:rsidR="001274A0" w:rsidRPr="005F4087" w14:paraId="2AFA652E" w14:textId="77777777" w:rsidTr="2D0EEC95">
        <w:tblPrEx>
          <w:tblW w:w="5000" w:type="pct"/>
          <w:tblLayout w:type="fixed"/>
          <w:tblCellMar>
            <w:left w:w="70" w:type="dxa"/>
            <w:right w:w="70" w:type="dxa"/>
          </w:tblCellMar>
          <w:tblPrExChange w:id="100" w:author="Javier Caicedo" w:date="2023-04-28T17:52:00Z">
            <w:tblPrEx>
              <w:tblW w:w="5000" w:type="pct"/>
              <w:tblLayout w:type="fixed"/>
              <w:tblCellMar>
                <w:left w:w="70" w:type="dxa"/>
                <w:right w:w="70" w:type="dxa"/>
              </w:tblCellMar>
            </w:tblPrEx>
          </w:tblPrExChange>
        </w:tblPrEx>
        <w:trPr>
          <w:trHeight w:val="300"/>
          <w:trPrChange w:id="101" w:author="Javier Caicedo" w:date="2023-04-28T17:52:00Z">
            <w:trPr>
              <w:gridAfter w:val="0"/>
              <w:trHeight w:val="300"/>
            </w:trPr>
          </w:trPrChange>
        </w:trPr>
        <w:tc>
          <w:tcPr>
            <w:tcW w:w="5000" w:type="pct"/>
            <w:gridSpan w:val="13"/>
            <w:tcBorders>
              <w:top w:val="single" w:sz="4" w:space="0" w:color="auto"/>
              <w:left w:val="single" w:sz="8" w:space="0" w:color="auto"/>
              <w:bottom w:val="single" w:sz="4" w:space="0" w:color="auto"/>
              <w:right w:val="single" w:sz="8" w:space="0" w:color="000000" w:themeColor="text1"/>
            </w:tcBorders>
            <w:shd w:val="clear" w:color="auto" w:fill="DEEAF6" w:themeFill="accent1" w:themeFillTint="33"/>
            <w:tcPrChange w:id="102" w:author="Javier Caicedo" w:date="2023-04-28T17:52:00Z">
              <w:tcPr>
                <w:tcW w:w="5000" w:type="pct"/>
                <w:gridSpan w:val="13"/>
                <w:tcBorders>
                  <w:top w:val="single" w:sz="4" w:space="0" w:color="auto"/>
                  <w:left w:val="single" w:sz="8" w:space="0" w:color="auto"/>
                  <w:bottom w:val="single" w:sz="4" w:space="0" w:color="auto"/>
                  <w:right w:val="single" w:sz="8" w:space="0" w:color="000000"/>
                </w:tcBorders>
                <w:shd w:val="clear" w:color="auto" w:fill="DEEAF6" w:themeFill="accent1" w:themeFillTint="33"/>
              </w:tcPr>
            </w:tcPrChange>
          </w:tcPr>
          <w:p w14:paraId="3CD0A298" w14:textId="77777777" w:rsidR="001274A0" w:rsidRPr="005F4087" w:rsidRDefault="001274A0" w:rsidP="00894729">
            <w:pPr>
              <w:spacing w:after="0" w:line="240" w:lineRule="auto"/>
              <w:rPr>
                <w:rFonts w:ascii="Cambria" w:eastAsia="Times New Roman" w:hAnsi="Cambria" w:cs="Times New Roman"/>
                <w:b/>
                <w:bCs/>
                <w:i/>
                <w:sz w:val="24"/>
                <w:szCs w:val="28"/>
                <w:lang w:eastAsia="es-CO"/>
              </w:rPr>
            </w:pPr>
            <w:r w:rsidRPr="005F4087">
              <w:rPr>
                <w:rFonts w:ascii="Cambria" w:eastAsia="Times New Roman" w:hAnsi="Cambria" w:cs="Times New Roman"/>
                <w:b/>
                <w:sz w:val="24"/>
                <w:lang w:eastAsia="es-CO"/>
              </w:rPr>
              <w:t>Observaciones posteriores al desarrollo de la clase:</w:t>
            </w:r>
          </w:p>
        </w:tc>
      </w:tr>
      <w:tr w:rsidR="001274A0" w:rsidRPr="005F4087" w14:paraId="54397694" w14:textId="77777777" w:rsidTr="2D0EEC95">
        <w:tblPrEx>
          <w:tblW w:w="5000" w:type="pct"/>
          <w:tblLayout w:type="fixed"/>
          <w:tblCellMar>
            <w:left w:w="70" w:type="dxa"/>
            <w:right w:w="70" w:type="dxa"/>
          </w:tblCellMar>
          <w:tblPrExChange w:id="103" w:author="Javier Caicedo" w:date="2023-04-28T17:52:00Z">
            <w:tblPrEx>
              <w:tblW w:w="5000" w:type="pct"/>
              <w:tblLayout w:type="fixed"/>
              <w:tblCellMar>
                <w:left w:w="70" w:type="dxa"/>
                <w:right w:w="70" w:type="dxa"/>
              </w:tblCellMar>
            </w:tblPrEx>
          </w:tblPrExChange>
        </w:tblPrEx>
        <w:trPr>
          <w:trHeight w:val="726"/>
          <w:trPrChange w:id="104" w:author="Javier Caicedo" w:date="2023-04-28T17:52:00Z">
            <w:trPr>
              <w:gridAfter w:val="0"/>
              <w:trHeight w:val="726"/>
            </w:trPr>
          </w:trPrChange>
        </w:trPr>
        <w:sdt>
          <w:sdtPr>
            <w:rPr>
              <w:rFonts w:ascii="Cambria" w:eastAsia="Times New Roman" w:hAnsi="Cambria" w:cs="Times New Roman"/>
              <w:b/>
              <w:bCs/>
              <w:sz w:val="24"/>
              <w:szCs w:val="24"/>
              <w:lang w:eastAsia="es-CO"/>
            </w:rPr>
            <w:id w:val="-2114348536"/>
            <w:placeholder>
              <w:docPart w:val="D9BF3C4510DB49D284A60CB8805F6503"/>
            </w:placeholder>
          </w:sdtPr>
          <w:sdtEndPr/>
          <w:sdtContent>
            <w:tc>
              <w:tcPr>
                <w:tcW w:w="5000" w:type="pct"/>
                <w:gridSpan w:val="13"/>
                <w:tcBorders>
                  <w:top w:val="single" w:sz="4" w:space="0" w:color="auto"/>
                  <w:left w:val="single" w:sz="8" w:space="0" w:color="auto"/>
                  <w:bottom w:val="single" w:sz="4" w:space="0" w:color="auto"/>
                  <w:right w:val="single" w:sz="8" w:space="0" w:color="000000" w:themeColor="text1"/>
                </w:tcBorders>
                <w:shd w:val="clear" w:color="auto" w:fill="auto"/>
                <w:tcPrChange w:id="105" w:author="Javier Caicedo" w:date="2023-04-28T17:52:00Z">
                  <w:tcPr>
                    <w:tcW w:w="5000" w:type="pct"/>
                    <w:gridSpan w:val="13"/>
                    <w:tcBorders>
                      <w:top w:val="single" w:sz="4" w:space="0" w:color="auto"/>
                      <w:left w:val="single" w:sz="8" w:space="0" w:color="auto"/>
                      <w:bottom w:val="single" w:sz="4" w:space="0" w:color="auto"/>
                      <w:right w:val="single" w:sz="8" w:space="0" w:color="000000"/>
                    </w:tcBorders>
                    <w:shd w:val="clear" w:color="auto" w:fill="auto"/>
                  </w:tcPr>
                </w:tcPrChange>
              </w:tcPr>
              <w:p w14:paraId="630865E2" w14:textId="2C6740F9" w:rsidR="001274A0" w:rsidRPr="005F4087" w:rsidRDefault="00282DC8" w:rsidP="00894729">
                <w:pPr>
                  <w:spacing w:after="0" w:line="240" w:lineRule="auto"/>
                  <w:rPr>
                    <w:rFonts w:ascii="Cambria" w:eastAsia="Times New Roman" w:hAnsi="Cambria" w:cs="Times New Roman"/>
                    <w:b/>
                    <w:sz w:val="24"/>
                    <w:lang w:eastAsia="es-CO"/>
                  </w:rPr>
                </w:pPr>
                <w:r>
                  <w:rPr>
                    <w:rFonts w:ascii="Cambria" w:eastAsia="Times New Roman" w:hAnsi="Cambria" w:cs="Times New Roman"/>
                    <w:b/>
                    <w:sz w:val="24"/>
                    <w:lang w:eastAsia="es-CO"/>
                  </w:rPr>
                  <w:t>Es necesario consult</w:t>
                </w:r>
                <w:r w:rsidR="00AC3172">
                  <w:rPr>
                    <w:rFonts w:ascii="Cambria" w:eastAsia="Times New Roman" w:hAnsi="Cambria" w:cs="Times New Roman"/>
                    <w:b/>
                    <w:sz w:val="24"/>
                    <w:lang w:eastAsia="es-CO"/>
                  </w:rPr>
                  <w:t>ar</w:t>
                </w:r>
                <w:r>
                  <w:rPr>
                    <w:rFonts w:ascii="Cambria" w:eastAsia="Times New Roman" w:hAnsi="Cambria" w:cs="Times New Roman"/>
                    <w:b/>
                    <w:sz w:val="24"/>
                    <w:lang w:eastAsia="es-CO"/>
                  </w:rPr>
                  <w:t xml:space="preserve"> extra clase las páginas propuestas por el instructor para su posterior utilización. </w:t>
                </w:r>
              </w:p>
            </w:tc>
          </w:sdtContent>
        </w:sdt>
      </w:tr>
    </w:tbl>
    <w:p w14:paraId="3B86DFB0" w14:textId="11D78CA5" w:rsidR="007E6061" w:rsidRDefault="007E6061" w:rsidP="008301A4"/>
    <w:p w14:paraId="6326C588" w14:textId="77777777" w:rsidR="00C31620" w:rsidRPr="00DA459C" w:rsidRDefault="00C31620" w:rsidP="00C31620">
      <w:pPr>
        <w:rPr>
          <w:rFonts w:ascii="Cambria" w:hAnsi="Cambria"/>
          <w:b/>
          <w:bCs/>
        </w:rPr>
      </w:pPr>
      <w:r w:rsidRPr="00DA459C">
        <w:rPr>
          <w:rFonts w:ascii="Cambria" w:hAnsi="Cambria"/>
          <w:b/>
          <w:bCs/>
        </w:rPr>
        <w:lastRenderedPageBreak/>
        <w:t xml:space="preserve">Instructivo para diligenciarlo: </w:t>
      </w:r>
    </w:p>
    <w:p w14:paraId="5D8967FB" w14:textId="5AA6A06F" w:rsidR="00C31620" w:rsidRPr="004E4A71" w:rsidRDefault="002C25A5" w:rsidP="00C31620">
      <w:pPr>
        <w:rPr>
          <w:rFonts w:ascii="Cambria" w:hAnsi="Cambria"/>
        </w:rPr>
      </w:pPr>
      <w:r w:rsidRPr="001A1AA8">
        <w:rPr>
          <w:rFonts w:ascii="Cambria" w:hAnsi="Cambria"/>
          <w:b/>
          <w:bCs/>
          <w:color w:val="0070C0"/>
        </w:rPr>
        <w:t>Instructor</w:t>
      </w:r>
      <w:r w:rsidR="00C31620" w:rsidRPr="001A1AA8">
        <w:rPr>
          <w:rFonts w:ascii="Cambria" w:hAnsi="Cambria"/>
          <w:b/>
          <w:bCs/>
          <w:color w:val="0070C0"/>
        </w:rPr>
        <w:t>:</w:t>
      </w:r>
      <w:r w:rsidR="00C31620" w:rsidRPr="004E4A71">
        <w:rPr>
          <w:rFonts w:ascii="Cambria" w:hAnsi="Cambria"/>
        </w:rPr>
        <w:t xml:space="preserve"> Nombre del profesor que planea la clase. </w:t>
      </w:r>
      <w:r w:rsidR="00C31620" w:rsidRPr="001A1AA8">
        <w:rPr>
          <w:rFonts w:ascii="Cambria" w:hAnsi="Cambria"/>
          <w:b/>
          <w:bCs/>
          <w:color w:val="0070C0"/>
        </w:rPr>
        <w:t>Nivel:</w:t>
      </w:r>
      <w:r w:rsidR="00C31620" w:rsidRPr="004E4A71">
        <w:rPr>
          <w:rFonts w:ascii="Cambria" w:hAnsi="Cambria"/>
        </w:rPr>
        <w:t xml:space="preserve"> Nivel en el que se dará la clase. </w:t>
      </w:r>
      <w:r w:rsidR="00C31620" w:rsidRPr="001A1AA8">
        <w:rPr>
          <w:rFonts w:ascii="Cambria" w:hAnsi="Cambria"/>
          <w:b/>
          <w:bCs/>
          <w:color w:val="0070C0"/>
        </w:rPr>
        <w:t>Módulo:</w:t>
      </w:r>
      <w:r w:rsidR="00C31620" w:rsidRPr="004E4A71">
        <w:rPr>
          <w:rFonts w:ascii="Cambria" w:hAnsi="Cambria"/>
        </w:rPr>
        <w:t xml:space="preserve"> Modulo en la que se planea. </w:t>
      </w:r>
      <w:r w:rsidR="00C31620" w:rsidRPr="001A1AA8">
        <w:rPr>
          <w:rFonts w:ascii="Cambria" w:hAnsi="Cambria"/>
          <w:b/>
          <w:bCs/>
          <w:color w:val="0070C0"/>
        </w:rPr>
        <w:t>Fecha:</w:t>
      </w:r>
      <w:r w:rsidR="00C31620" w:rsidRPr="004E4A71">
        <w:rPr>
          <w:rFonts w:ascii="Cambria" w:hAnsi="Cambria"/>
        </w:rPr>
        <w:t xml:space="preserve"> Fecha en que se planea. </w:t>
      </w:r>
      <w:r w:rsidR="00C31620" w:rsidRPr="001A1AA8">
        <w:rPr>
          <w:rFonts w:ascii="Cambria" w:hAnsi="Cambria"/>
          <w:b/>
          <w:bCs/>
          <w:color w:val="0070C0"/>
        </w:rPr>
        <w:t>Período:</w:t>
      </w:r>
      <w:r w:rsidR="00C31620" w:rsidRPr="001A1AA8">
        <w:rPr>
          <w:rFonts w:ascii="Cambria" w:hAnsi="Cambria"/>
          <w:color w:val="0070C0"/>
        </w:rPr>
        <w:t xml:space="preserve"> </w:t>
      </w:r>
      <w:r w:rsidR="00C31620" w:rsidRPr="004E4A71">
        <w:rPr>
          <w:rFonts w:ascii="Cambria" w:hAnsi="Cambria"/>
        </w:rPr>
        <w:t xml:space="preserve">Año </w:t>
      </w:r>
      <w:r w:rsidR="00042442" w:rsidRPr="004E4A71">
        <w:rPr>
          <w:rFonts w:ascii="Cambria" w:hAnsi="Cambria"/>
        </w:rPr>
        <w:t>y período</w:t>
      </w:r>
      <w:r w:rsidR="00C31620" w:rsidRPr="004E4A71">
        <w:rPr>
          <w:rFonts w:ascii="Cambria" w:hAnsi="Cambria"/>
        </w:rPr>
        <w:t xml:space="preserve"> en el que se desarrolla la planeación.  </w:t>
      </w:r>
    </w:p>
    <w:p w14:paraId="15161D9E" w14:textId="77777777" w:rsidR="001A1AA8" w:rsidRDefault="00C31620" w:rsidP="00C31620">
      <w:pPr>
        <w:rPr>
          <w:rFonts w:ascii="Cambria" w:hAnsi="Cambria"/>
        </w:rPr>
      </w:pPr>
      <w:r w:rsidRPr="004E4A71">
        <w:rPr>
          <w:rFonts w:ascii="Cambria" w:hAnsi="Cambria"/>
        </w:rPr>
        <w:t xml:space="preserve"> </w:t>
      </w:r>
      <w:r w:rsidR="001A1AA8" w:rsidRPr="001A1AA8">
        <w:rPr>
          <w:rFonts w:ascii="Cambria" w:hAnsi="Cambria"/>
          <w:b/>
          <w:bCs/>
          <w:color w:val="0070C0"/>
        </w:rPr>
        <w:t>Temas:</w:t>
      </w:r>
      <w:r w:rsidR="001A1AA8">
        <w:rPr>
          <w:rFonts w:ascii="Cambria" w:hAnsi="Cambria"/>
        </w:rPr>
        <w:t xml:space="preserve"> Es el contenido de lo que se va a dictar.</w:t>
      </w:r>
    </w:p>
    <w:p w14:paraId="7B66FB32" w14:textId="5DCA80ED" w:rsidR="00C31620" w:rsidRPr="004E4A71" w:rsidRDefault="00C31620" w:rsidP="00C31620">
      <w:pPr>
        <w:rPr>
          <w:rFonts w:ascii="Cambria" w:hAnsi="Cambria"/>
        </w:rPr>
      </w:pPr>
      <w:r w:rsidRPr="001A1AA8">
        <w:rPr>
          <w:rFonts w:ascii="Cambria" w:hAnsi="Cambria"/>
          <w:b/>
          <w:bCs/>
          <w:color w:val="0070C0"/>
        </w:rPr>
        <w:t>Competencia:</w:t>
      </w:r>
      <w:r w:rsidRPr="004E4A71">
        <w:rPr>
          <w:rFonts w:ascii="Cambria" w:hAnsi="Cambria"/>
        </w:rPr>
        <w:t xml:space="preserve"> Competencias a desarrollar </w:t>
      </w:r>
      <w:r w:rsidR="00994B62">
        <w:rPr>
          <w:rFonts w:ascii="Cambria" w:hAnsi="Cambria"/>
        </w:rPr>
        <w:t>según la estructura curricular</w:t>
      </w:r>
      <w:r w:rsidRPr="004E4A71">
        <w:rPr>
          <w:rFonts w:ascii="Cambria" w:hAnsi="Cambria"/>
        </w:rPr>
        <w:t xml:space="preserve">. </w:t>
      </w:r>
      <w:r w:rsidRPr="001A1AA8">
        <w:rPr>
          <w:rFonts w:ascii="Cambria" w:hAnsi="Cambria"/>
          <w:b/>
          <w:bCs/>
          <w:color w:val="0070C0"/>
        </w:rPr>
        <w:t>Estrategia didáctica:</w:t>
      </w:r>
      <w:r w:rsidRPr="001A1AA8">
        <w:rPr>
          <w:rFonts w:ascii="Cambria" w:hAnsi="Cambria"/>
          <w:color w:val="0070C0"/>
        </w:rPr>
        <w:t xml:space="preserve"> </w:t>
      </w:r>
      <w:r w:rsidRPr="004E4A71">
        <w:rPr>
          <w:rFonts w:ascii="Cambria" w:hAnsi="Cambria"/>
        </w:rPr>
        <w:t xml:space="preserve">la estrategia didáctica es una guía de acción que orienta el proceso de enseñanza para obtener los objetivos de la clase. Estas estrategias son de tipo activo en el cual el estudiante es el centro de la clase, permitiendo fomentar en el: aprendizaje autónomo y colaborativo. Las estrategias propuestas son: Aprendizaje autónomo, colaborativo, por proyectos, por casos, Basado en Problemas, en indagación, foros o conferencias. </w:t>
      </w:r>
      <w:r w:rsidRPr="001A1AA8">
        <w:rPr>
          <w:rFonts w:ascii="Cambria" w:hAnsi="Cambria"/>
          <w:b/>
          <w:bCs/>
          <w:color w:val="0070C0"/>
        </w:rPr>
        <w:t>Contexto temático:</w:t>
      </w:r>
      <w:r w:rsidRPr="001A1AA8">
        <w:rPr>
          <w:rFonts w:ascii="Cambria" w:hAnsi="Cambria"/>
          <w:color w:val="0070C0"/>
        </w:rPr>
        <w:t xml:space="preserve"> </w:t>
      </w:r>
      <w:r w:rsidRPr="004E4A71">
        <w:rPr>
          <w:rFonts w:ascii="Cambria" w:hAnsi="Cambria"/>
        </w:rPr>
        <w:t xml:space="preserve">Saberes previos o nuevos que el estudiante necesita saber para el desarrollo de la actividad. </w:t>
      </w:r>
    </w:p>
    <w:p w14:paraId="27AABF5D" w14:textId="0C7B0048" w:rsidR="00C31620" w:rsidRPr="004E4A71" w:rsidRDefault="00C31620" w:rsidP="00C31620">
      <w:pPr>
        <w:rPr>
          <w:rFonts w:ascii="Cambria" w:hAnsi="Cambria"/>
        </w:rPr>
      </w:pPr>
      <w:r w:rsidRPr="001A1AA8">
        <w:rPr>
          <w:rFonts w:ascii="Cambria" w:hAnsi="Cambria"/>
          <w:b/>
          <w:bCs/>
          <w:color w:val="0070C0"/>
        </w:rPr>
        <w:t>Objetivo de Aprendizaje</w:t>
      </w:r>
      <w:r w:rsidR="001A1AA8" w:rsidRPr="001A1AA8">
        <w:rPr>
          <w:rFonts w:ascii="Cambria" w:hAnsi="Cambria"/>
          <w:b/>
          <w:bCs/>
          <w:color w:val="0070C0"/>
        </w:rPr>
        <w:t>:</w:t>
      </w:r>
      <w:r w:rsidRPr="001A1AA8">
        <w:rPr>
          <w:rFonts w:ascii="Cambria" w:hAnsi="Cambria"/>
        </w:rPr>
        <w:t xml:space="preserve"> </w:t>
      </w:r>
      <w:r w:rsidRPr="004E4A71">
        <w:rPr>
          <w:rFonts w:ascii="Cambria" w:hAnsi="Cambria"/>
        </w:rPr>
        <w:t xml:space="preserve">(¿Quién? - ¿Qué? - ¿Cómo? - ¿nivel de evaluación?): Objetivo de la clase definiendo los siguientes aspectos: Quién lo alcanza (el estudiante), Qué de hacer (el producto o tarea), Cómo lo logra hacer (condiciones), Cuánto (cómo se mide si lo logra). </w:t>
      </w:r>
    </w:p>
    <w:p w14:paraId="5C7C0D87" w14:textId="77777777" w:rsidR="00C31620" w:rsidRPr="004E4A71" w:rsidRDefault="00C31620" w:rsidP="00C31620">
      <w:pPr>
        <w:rPr>
          <w:rFonts w:ascii="Cambria" w:hAnsi="Cambria"/>
        </w:rPr>
      </w:pPr>
      <w:r w:rsidRPr="001A1AA8">
        <w:rPr>
          <w:rFonts w:ascii="Cambria" w:hAnsi="Cambria"/>
          <w:b/>
          <w:bCs/>
          <w:color w:val="0070C0"/>
        </w:rPr>
        <w:t>Recursos:</w:t>
      </w:r>
      <w:r w:rsidRPr="004E4A71">
        <w:rPr>
          <w:rFonts w:ascii="Cambria" w:hAnsi="Cambria"/>
        </w:rPr>
        <w:t xml:space="preserve"> Elementos necesarios para realizar la actividad (fotocopias, reglas, cartulina, plastilina) </w:t>
      </w:r>
      <w:r w:rsidRPr="004E4A71">
        <w:rPr>
          <w:rFonts w:ascii="Cambria" w:hAnsi="Cambria"/>
        </w:rPr>
        <w:tab/>
        <w:t xml:space="preserve">  </w:t>
      </w:r>
    </w:p>
    <w:p w14:paraId="1E1FDD78" w14:textId="77777777" w:rsidR="00C31620" w:rsidRPr="004E4A71" w:rsidRDefault="00C31620" w:rsidP="00C31620">
      <w:pPr>
        <w:rPr>
          <w:rFonts w:ascii="Cambria" w:hAnsi="Cambria"/>
        </w:rPr>
      </w:pPr>
      <w:r w:rsidRPr="001A1AA8">
        <w:rPr>
          <w:rFonts w:ascii="Cambria" w:hAnsi="Cambria"/>
          <w:b/>
          <w:bCs/>
          <w:color w:val="0070C0"/>
        </w:rPr>
        <w:t>Desarrollo de la Actividad de Aula (Experiencia Vivencial, Reflexión, Documentación, Ampliación, Aplicación):</w:t>
      </w:r>
      <w:r w:rsidRPr="001A1AA8">
        <w:rPr>
          <w:rFonts w:ascii="Cambria" w:hAnsi="Cambria"/>
          <w:color w:val="0070C0"/>
        </w:rPr>
        <w:t xml:space="preserve"> </w:t>
      </w:r>
      <w:r w:rsidRPr="004E4A71">
        <w:rPr>
          <w:rFonts w:ascii="Cambria" w:hAnsi="Cambria"/>
        </w:rPr>
        <w:t xml:space="preserve">Acciones que realizarán tanto el docente como el estudiante durante el desarrollo de la clase. En estas acciones se deben reflejar los cinco momentos del modelo didáctico operativo que se adoptó para la planeación de clase por el consejo académico. </w:t>
      </w:r>
    </w:p>
    <w:p w14:paraId="47800DE0" w14:textId="77777777" w:rsidR="00C31620" w:rsidRPr="004E4A71" w:rsidRDefault="00C31620" w:rsidP="00C31620">
      <w:pPr>
        <w:rPr>
          <w:rFonts w:ascii="Cambria" w:hAnsi="Cambria"/>
        </w:rPr>
      </w:pPr>
      <w:r w:rsidRPr="004E4A71">
        <w:rPr>
          <w:rFonts w:ascii="Cambria" w:hAnsi="Cambria"/>
        </w:rPr>
        <w:t>1.</w:t>
      </w:r>
      <w:r w:rsidRPr="004E4A71">
        <w:rPr>
          <w:rFonts w:ascii="Cambria" w:hAnsi="Cambria"/>
        </w:rPr>
        <w:tab/>
        <w:t xml:space="preserve">Experiencia Vivencial: Utilizar acciones de la vida cotidiana para transformarlas en herramientas que generen aprendizaje, motivación o interés. Herramientas para este momento: Pregunta problematizadora en un contexto previo, Formulario SQA (qué sé yo, qué quiero saber, qué aprendí), Lluvia de ideas, Lecturas o videos previos (antes o al inicio de clase), salida de campo, Juego interactividad, Actividades de sensibilización. </w:t>
      </w:r>
    </w:p>
    <w:p w14:paraId="16A11694" w14:textId="77777777" w:rsidR="00C31620" w:rsidRPr="004E4A71" w:rsidRDefault="00C31620" w:rsidP="00C31620">
      <w:pPr>
        <w:rPr>
          <w:rFonts w:ascii="Cambria" w:hAnsi="Cambria"/>
        </w:rPr>
      </w:pPr>
      <w:r w:rsidRPr="004E4A71">
        <w:rPr>
          <w:rFonts w:ascii="Cambria" w:hAnsi="Cambria"/>
        </w:rPr>
        <w:t>2.</w:t>
      </w:r>
      <w:r w:rsidRPr="004E4A71">
        <w:rPr>
          <w:rFonts w:ascii="Cambria" w:hAnsi="Cambria"/>
        </w:rPr>
        <w:tab/>
        <w:t xml:space="preserve">Reflexión: Desde la experiencia vivencial, el docente formula preguntas que orienten a la competencia que se desarrollará, utilizando estrategias como, Lluvia de ideas (focalizando el tema), dinámicas de grupo (debates, foros, conceptualización en grupo, per </w:t>
      </w:r>
      <w:proofErr w:type="spellStart"/>
      <w:r w:rsidRPr="004E4A71">
        <w:rPr>
          <w:rFonts w:ascii="Cambria" w:hAnsi="Cambria"/>
        </w:rPr>
        <w:t>to</w:t>
      </w:r>
      <w:proofErr w:type="spellEnd"/>
      <w:r w:rsidRPr="004E4A71">
        <w:rPr>
          <w:rFonts w:ascii="Cambria" w:hAnsi="Cambria"/>
        </w:rPr>
        <w:t xml:space="preserve"> per) </w:t>
      </w:r>
    </w:p>
    <w:p w14:paraId="3CEBFB31" w14:textId="77777777" w:rsidR="00C31620" w:rsidRPr="004E4A71" w:rsidRDefault="00C31620" w:rsidP="00C31620">
      <w:pPr>
        <w:rPr>
          <w:rFonts w:ascii="Cambria" w:hAnsi="Cambria"/>
        </w:rPr>
      </w:pPr>
      <w:r w:rsidRPr="004E4A71">
        <w:rPr>
          <w:rFonts w:ascii="Cambria" w:hAnsi="Cambria"/>
        </w:rPr>
        <w:t>3.</w:t>
      </w:r>
      <w:r w:rsidRPr="004E4A71">
        <w:rPr>
          <w:rFonts w:ascii="Cambria" w:hAnsi="Cambria"/>
        </w:rPr>
        <w:tab/>
        <w:t xml:space="preserve">Documentación: confrontar, validar o profundizar los saberes adquiridos con conocimientos establecidos (teorías –fuentes científicas –videos –presentaciones -Internet) sugeridos por el docente. Algunas estrategias son: búsquedas en Internet, intervención magistral del docente con participación del estudiante, revistas, videos. </w:t>
      </w:r>
    </w:p>
    <w:p w14:paraId="44104EF5" w14:textId="77777777" w:rsidR="00C31620" w:rsidRPr="004E4A71" w:rsidRDefault="00C31620" w:rsidP="00C31620">
      <w:pPr>
        <w:rPr>
          <w:rFonts w:ascii="Cambria" w:hAnsi="Cambria"/>
        </w:rPr>
      </w:pPr>
      <w:r w:rsidRPr="004E4A71">
        <w:rPr>
          <w:rFonts w:ascii="Cambria" w:hAnsi="Cambria"/>
        </w:rPr>
        <w:lastRenderedPageBreak/>
        <w:t>4.</w:t>
      </w:r>
      <w:r w:rsidRPr="004E4A71">
        <w:rPr>
          <w:rFonts w:ascii="Cambria" w:hAnsi="Cambria"/>
        </w:rPr>
        <w:tab/>
        <w:t xml:space="preserve">Ampliación: Busca integrar los conceptos adquiridos, con otras áreas del conocimiento, el entorno o la cotidianidad. En este caso se pueden usar herramientas TIC (XO, </w:t>
      </w:r>
      <w:proofErr w:type="spellStart"/>
      <w:r w:rsidRPr="004E4A71">
        <w:rPr>
          <w:rFonts w:ascii="Cambria" w:hAnsi="Cambria"/>
        </w:rPr>
        <w:t>classmate</w:t>
      </w:r>
      <w:proofErr w:type="spellEnd"/>
      <w:r w:rsidRPr="004E4A71">
        <w:rPr>
          <w:rFonts w:ascii="Cambria" w:hAnsi="Cambria"/>
        </w:rPr>
        <w:t xml:space="preserve">, computadores regulares u otros), video conferencias, (organizadores gráficos) mapas de ideas, conceptuales, líneas tiempo, foros, debates, entre otros. </w:t>
      </w:r>
    </w:p>
    <w:p w14:paraId="40B1E3C5" w14:textId="77777777" w:rsidR="00C31620" w:rsidRPr="004E4A71" w:rsidRDefault="00C31620" w:rsidP="00C31620">
      <w:pPr>
        <w:rPr>
          <w:rFonts w:ascii="Cambria" w:hAnsi="Cambria"/>
        </w:rPr>
      </w:pPr>
      <w:r w:rsidRPr="004E4A71">
        <w:rPr>
          <w:rFonts w:ascii="Cambria" w:hAnsi="Cambria"/>
        </w:rPr>
        <w:t>5.</w:t>
      </w:r>
      <w:r w:rsidRPr="004E4A71">
        <w:rPr>
          <w:rFonts w:ascii="Cambria" w:hAnsi="Cambria"/>
        </w:rPr>
        <w:tab/>
        <w:t xml:space="preserve">Aplicación: Implementación y desarrollo de un proyecto o actividad de aula con un producto final para socializar y evidenciar los conocimientos adquiridos en el proceso. </w:t>
      </w:r>
    </w:p>
    <w:p w14:paraId="037BE372" w14:textId="77777777" w:rsidR="00C31620" w:rsidRPr="004E4A71" w:rsidRDefault="00C31620" w:rsidP="00C31620">
      <w:pPr>
        <w:rPr>
          <w:rFonts w:ascii="Cambria" w:hAnsi="Cambria"/>
        </w:rPr>
      </w:pPr>
      <w:r w:rsidRPr="001A1AA8">
        <w:rPr>
          <w:rFonts w:ascii="Cambria" w:hAnsi="Cambria"/>
          <w:b/>
          <w:bCs/>
          <w:color w:val="0070C0"/>
        </w:rPr>
        <w:t>Método de Evaluación:</w:t>
      </w:r>
      <w:r w:rsidRPr="001A1AA8">
        <w:rPr>
          <w:rFonts w:ascii="Cambria" w:hAnsi="Cambria"/>
          <w:color w:val="0070C0"/>
        </w:rPr>
        <w:t xml:space="preserve"> </w:t>
      </w:r>
      <w:r w:rsidRPr="004E4A71">
        <w:rPr>
          <w:rFonts w:ascii="Cambria" w:hAnsi="Cambria"/>
        </w:rPr>
        <w:t xml:space="preserve">Se selecciona el tipo de evaluación a realizar durante el desarrollo de la actividad:  </w:t>
      </w:r>
    </w:p>
    <w:p w14:paraId="42D14EF3" w14:textId="158C7FC5" w:rsidR="00C31620" w:rsidRPr="004E4A71" w:rsidRDefault="00C31620" w:rsidP="00C31620">
      <w:pPr>
        <w:rPr>
          <w:rFonts w:ascii="Cambria" w:hAnsi="Cambria"/>
        </w:rPr>
      </w:pPr>
      <w:r w:rsidRPr="004E4A71">
        <w:rPr>
          <w:rFonts w:ascii="Cambria" w:hAnsi="Cambria"/>
        </w:rPr>
        <w:t>•</w:t>
      </w:r>
      <w:r w:rsidRPr="004E4A71">
        <w:rPr>
          <w:rFonts w:ascii="Cambria" w:hAnsi="Cambria"/>
        </w:rPr>
        <w:tab/>
      </w:r>
      <w:r w:rsidRPr="0045259E">
        <w:rPr>
          <w:rFonts w:ascii="Cambria" w:hAnsi="Cambria"/>
          <w:b/>
          <w:bCs/>
          <w:color w:val="FF0000"/>
        </w:rPr>
        <w:t>Evaluación:</w:t>
      </w:r>
      <w:r w:rsidRPr="004E4A71">
        <w:rPr>
          <w:rFonts w:ascii="Cambria" w:hAnsi="Cambria"/>
        </w:rPr>
        <w:t xml:space="preserve"> criterios específicos que permiten valorar el aprendizaje, los conocimientos y/o las </w:t>
      </w:r>
      <w:r w:rsidR="00761CC2" w:rsidRPr="004E4A71">
        <w:rPr>
          <w:rFonts w:ascii="Cambria" w:hAnsi="Cambria"/>
        </w:rPr>
        <w:t>competencias logradas</w:t>
      </w:r>
      <w:r w:rsidRPr="004E4A71">
        <w:rPr>
          <w:rFonts w:ascii="Cambria" w:hAnsi="Cambria"/>
        </w:rPr>
        <w:t xml:space="preserve"> por el estudiante en un proceso de aprendizaje, facilitando la calificación en las áreas que son complejas, imprecisas y subjetivas. Más información aquí </w:t>
      </w:r>
    </w:p>
    <w:p w14:paraId="72CEA581" w14:textId="77777777" w:rsidR="00C31620" w:rsidRPr="004E4A71" w:rsidRDefault="00C31620" w:rsidP="00C31620">
      <w:pPr>
        <w:rPr>
          <w:rFonts w:ascii="Cambria" w:hAnsi="Cambria"/>
        </w:rPr>
      </w:pPr>
      <w:r w:rsidRPr="004E4A71">
        <w:rPr>
          <w:rFonts w:ascii="Cambria" w:hAnsi="Cambria"/>
        </w:rPr>
        <w:t>•</w:t>
      </w:r>
      <w:r w:rsidRPr="004E4A71">
        <w:rPr>
          <w:rFonts w:ascii="Cambria" w:hAnsi="Cambria"/>
        </w:rPr>
        <w:tab/>
      </w:r>
      <w:r w:rsidRPr="0045259E">
        <w:rPr>
          <w:rFonts w:ascii="Cambria" w:hAnsi="Cambria"/>
          <w:b/>
          <w:bCs/>
          <w:color w:val="FF0000"/>
        </w:rPr>
        <w:t>Portafolio:</w:t>
      </w:r>
      <w:r w:rsidRPr="0045259E">
        <w:rPr>
          <w:rFonts w:ascii="Cambria" w:hAnsi="Cambria"/>
          <w:color w:val="FF0000"/>
        </w:rPr>
        <w:t xml:space="preserve"> </w:t>
      </w:r>
      <w:r w:rsidRPr="004E4A71">
        <w:rPr>
          <w:rFonts w:ascii="Cambria" w:hAnsi="Cambria"/>
        </w:rPr>
        <w:t xml:space="preserve">recopilación sistemática durante un período de tiempo de trabajos del estudiante que confronten su progreso contra los objetivos de aprendizaje trazados. Más información aquí </w:t>
      </w:r>
    </w:p>
    <w:p w14:paraId="7CB02EE9" w14:textId="3366CB9E" w:rsidR="00C31620" w:rsidRPr="004E4A71" w:rsidRDefault="00C31620" w:rsidP="00C31620">
      <w:pPr>
        <w:rPr>
          <w:rFonts w:ascii="Cambria" w:hAnsi="Cambria"/>
        </w:rPr>
      </w:pPr>
      <w:r w:rsidRPr="004E4A71">
        <w:rPr>
          <w:rFonts w:ascii="Cambria" w:hAnsi="Cambria"/>
        </w:rPr>
        <w:t>•</w:t>
      </w:r>
      <w:r w:rsidRPr="004E4A71">
        <w:rPr>
          <w:rFonts w:ascii="Cambria" w:hAnsi="Cambria"/>
        </w:rPr>
        <w:tab/>
      </w:r>
      <w:r w:rsidRPr="0045259E">
        <w:rPr>
          <w:rFonts w:ascii="Cambria" w:hAnsi="Cambria"/>
          <w:b/>
          <w:bCs/>
          <w:color w:val="FF0000"/>
        </w:rPr>
        <w:t xml:space="preserve">Autoevaluación - </w:t>
      </w:r>
      <w:proofErr w:type="spellStart"/>
      <w:r w:rsidRPr="0045259E">
        <w:rPr>
          <w:rFonts w:ascii="Cambria" w:hAnsi="Cambria"/>
          <w:b/>
          <w:bCs/>
          <w:color w:val="FF0000"/>
        </w:rPr>
        <w:t>Co-evaluación</w:t>
      </w:r>
      <w:proofErr w:type="spellEnd"/>
      <w:r w:rsidRPr="001A1AA8">
        <w:rPr>
          <w:rFonts w:ascii="Cambria" w:hAnsi="Cambria"/>
          <w:b/>
          <w:bCs/>
          <w:color w:val="0070C0"/>
        </w:rPr>
        <w:t>:</w:t>
      </w:r>
      <w:r w:rsidRPr="001A1AA8">
        <w:rPr>
          <w:rFonts w:ascii="Cambria" w:hAnsi="Cambria"/>
          <w:color w:val="0070C0"/>
        </w:rPr>
        <w:t xml:space="preserve"> </w:t>
      </w:r>
      <w:r w:rsidRPr="004E4A71">
        <w:rPr>
          <w:rFonts w:ascii="Cambria" w:hAnsi="Cambria"/>
        </w:rPr>
        <w:t xml:space="preserve">la autoevaluación es ofrecer al estudiante la oportunidad para que </w:t>
      </w:r>
      <w:r w:rsidR="00761CC2" w:rsidRPr="004E4A71">
        <w:rPr>
          <w:rFonts w:ascii="Cambria" w:hAnsi="Cambria"/>
        </w:rPr>
        <w:t>este</w:t>
      </w:r>
      <w:r w:rsidRPr="004E4A71">
        <w:rPr>
          <w:rFonts w:ascii="Cambria" w:hAnsi="Cambria"/>
        </w:rPr>
        <w:t xml:space="preserve"> </w:t>
      </w:r>
      <w:proofErr w:type="spellStart"/>
      <w:r w:rsidRPr="004E4A71">
        <w:rPr>
          <w:rFonts w:ascii="Cambria" w:hAnsi="Cambria"/>
        </w:rPr>
        <w:t>auto-regule</w:t>
      </w:r>
      <w:proofErr w:type="spellEnd"/>
      <w:r w:rsidRPr="004E4A71">
        <w:rPr>
          <w:rFonts w:ascii="Cambria" w:hAnsi="Cambria"/>
        </w:rPr>
        <w:t xml:space="preserve"> su aprendizaje y evalúe su progreso de forma responsable. Y la Coevaluación: es permitir que el estudiante sea evaluado por sus pares, normalmente esta estrategia de valoración se utiliza cuando se hacen trabajos colaborativos </w:t>
      </w:r>
    </w:p>
    <w:p w14:paraId="0E0493F6" w14:textId="77777777" w:rsidR="00C31620" w:rsidRPr="004E4A71" w:rsidRDefault="00C31620" w:rsidP="00C31620">
      <w:pPr>
        <w:rPr>
          <w:rFonts w:ascii="Cambria" w:hAnsi="Cambria"/>
        </w:rPr>
      </w:pPr>
      <w:r w:rsidRPr="004E4A71">
        <w:rPr>
          <w:rFonts w:ascii="Cambria" w:hAnsi="Cambria"/>
        </w:rPr>
        <w:t xml:space="preserve">Los tres métodos de evaluación permiten que se realice una valoración integral del proceso. En caso de hacer evaluaciones cortas, exposiciones o talleres como estrategia de calificación, se recomienda que estas hagan parte de un proceso de evaluación y no una nota independiente.      </w:t>
      </w:r>
    </w:p>
    <w:p w14:paraId="767BA77D" w14:textId="6E6BEC59" w:rsidR="00C31620" w:rsidRDefault="00C31620" w:rsidP="00C31620">
      <w:r w:rsidRPr="001A1AA8">
        <w:rPr>
          <w:rFonts w:ascii="Cambria" w:hAnsi="Cambria"/>
          <w:b/>
          <w:bCs/>
          <w:color w:val="0070C0"/>
        </w:rPr>
        <w:t>Observaciones posteriores al desarrollo de la clase:</w:t>
      </w:r>
      <w:r w:rsidRPr="001A1AA8">
        <w:rPr>
          <w:rFonts w:ascii="Cambria" w:hAnsi="Cambria"/>
          <w:color w:val="0070C0"/>
        </w:rPr>
        <w:t xml:space="preserve"> </w:t>
      </w:r>
      <w:r w:rsidRPr="004E4A71">
        <w:rPr>
          <w:rFonts w:ascii="Cambria" w:hAnsi="Cambria"/>
        </w:rPr>
        <w:t>se escriben las situaciones presentadas en el desarrollo de la clase y las medidas establecidas para seguir desarrollando lo planeado</w:t>
      </w:r>
      <w:r>
        <w:t xml:space="preserve">    </w:t>
      </w:r>
    </w:p>
    <w:p w14:paraId="3D5702E0" w14:textId="799D7847" w:rsidR="00C95EB7" w:rsidRDefault="00C95EB7" w:rsidP="00C31620"/>
    <w:p w14:paraId="05C45539" w14:textId="77777777" w:rsidR="001913E8" w:rsidRDefault="001913E8" w:rsidP="00C95EB7">
      <w:pPr>
        <w:jc w:val="center"/>
        <w:rPr>
          <w:rFonts w:ascii="Cambria" w:hAnsi="Cambria"/>
        </w:rPr>
      </w:pPr>
    </w:p>
    <w:p w14:paraId="7B68FC74" w14:textId="77777777" w:rsidR="001913E8" w:rsidRDefault="001913E8" w:rsidP="00C95EB7">
      <w:pPr>
        <w:jc w:val="center"/>
        <w:rPr>
          <w:rFonts w:ascii="Cambria" w:hAnsi="Cambria"/>
        </w:rPr>
      </w:pPr>
    </w:p>
    <w:p w14:paraId="62380294" w14:textId="77777777" w:rsidR="001913E8" w:rsidRDefault="001913E8" w:rsidP="00C95EB7">
      <w:pPr>
        <w:jc w:val="center"/>
        <w:rPr>
          <w:rFonts w:ascii="Cambria" w:hAnsi="Cambria"/>
        </w:rPr>
      </w:pPr>
    </w:p>
    <w:p w14:paraId="7D1E9BFB" w14:textId="05A9E80E" w:rsidR="00C95EB7" w:rsidRPr="00B4517A" w:rsidRDefault="00C95EB7" w:rsidP="00C95EB7">
      <w:pPr>
        <w:jc w:val="center"/>
        <w:rPr>
          <w:rFonts w:ascii="Cambria" w:hAnsi="Cambria"/>
          <w:b/>
          <w:bCs/>
          <w:color w:val="FF0000"/>
        </w:rPr>
      </w:pPr>
      <w:r w:rsidRPr="00B4517A">
        <w:rPr>
          <w:rFonts w:ascii="Cambria" w:hAnsi="Cambria"/>
          <w:b/>
          <w:bCs/>
          <w:color w:val="FF0000"/>
        </w:rPr>
        <w:lastRenderedPageBreak/>
        <w:t>EJEMPLOS OBJETIVOS DE APRENDIZAJE</w:t>
      </w:r>
    </w:p>
    <w:p w14:paraId="7777A3FC" w14:textId="7C9205DE" w:rsidR="00C95EB7" w:rsidRPr="00B4517A" w:rsidRDefault="00C95EB7" w:rsidP="00C95EB7">
      <w:pPr>
        <w:pStyle w:val="NormalWeb"/>
        <w:spacing w:before="0" w:beforeAutospacing="0" w:after="0" w:afterAutospacing="0" w:line="360" w:lineRule="auto"/>
        <w:jc w:val="center"/>
        <w:textAlignment w:val="baseline"/>
        <w:rPr>
          <w:rFonts w:ascii="Cambria" w:eastAsiaTheme="minorHAnsi" w:hAnsi="Cambria" w:cstheme="minorBidi"/>
          <w:b/>
          <w:bCs/>
          <w:sz w:val="32"/>
          <w:szCs w:val="32"/>
          <w:lang w:eastAsia="en-US"/>
        </w:rPr>
      </w:pPr>
      <w:r w:rsidRPr="00B4517A">
        <w:rPr>
          <w:rFonts w:ascii="Cambria" w:eastAsiaTheme="minorHAnsi" w:hAnsi="Cambria" w:cstheme="minorBidi"/>
          <w:b/>
          <w:bCs/>
          <w:color w:val="00B050"/>
          <w:sz w:val="32"/>
          <w:szCs w:val="32"/>
          <w:lang w:eastAsia="en-US"/>
        </w:rPr>
        <w:t xml:space="preserve">Audiencia </w:t>
      </w:r>
      <w:r w:rsidRPr="00B4517A">
        <w:rPr>
          <w:rFonts w:ascii="Cambria" w:eastAsiaTheme="minorHAnsi" w:hAnsi="Cambria" w:cstheme="minorBidi"/>
          <w:b/>
          <w:bCs/>
          <w:sz w:val="32"/>
          <w:szCs w:val="32"/>
          <w:lang w:eastAsia="en-US"/>
        </w:rPr>
        <w:t xml:space="preserve">    </w:t>
      </w:r>
      <w:r w:rsidR="00B4517A" w:rsidRPr="00B4517A">
        <w:rPr>
          <w:rFonts w:ascii="Cambria" w:eastAsiaTheme="minorHAnsi" w:hAnsi="Cambria" w:cstheme="minorBidi"/>
          <w:b/>
          <w:bCs/>
          <w:color w:val="00B0F0"/>
          <w:sz w:val="32"/>
          <w:szCs w:val="32"/>
          <w:lang w:eastAsia="en-US"/>
        </w:rPr>
        <w:t xml:space="preserve">Conducta </w:t>
      </w:r>
      <w:r w:rsidR="00B4517A" w:rsidRPr="00B4517A">
        <w:rPr>
          <w:rFonts w:ascii="Cambria" w:eastAsiaTheme="minorHAnsi" w:hAnsi="Cambria" w:cstheme="minorBidi"/>
          <w:b/>
          <w:bCs/>
          <w:sz w:val="32"/>
          <w:szCs w:val="32"/>
          <w:lang w:eastAsia="en-US"/>
        </w:rPr>
        <w:t>Condición</w:t>
      </w:r>
      <w:r w:rsidRPr="00B4517A">
        <w:rPr>
          <w:rFonts w:ascii="Cambria" w:eastAsiaTheme="minorHAnsi" w:hAnsi="Cambria" w:cstheme="minorBidi"/>
          <w:b/>
          <w:bCs/>
          <w:sz w:val="32"/>
          <w:szCs w:val="32"/>
          <w:lang w:eastAsia="en-US"/>
        </w:rPr>
        <w:t xml:space="preserve"> </w:t>
      </w:r>
      <w:r w:rsidRPr="00B4517A">
        <w:rPr>
          <w:rFonts w:ascii="Cambria" w:eastAsiaTheme="minorHAnsi" w:hAnsi="Cambria" w:cstheme="minorBidi"/>
          <w:b/>
          <w:bCs/>
          <w:color w:val="FFC000"/>
          <w:sz w:val="32"/>
          <w:szCs w:val="32"/>
          <w:lang w:eastAsia="en-US"/>
        </w:rPr>
        <w:t>Criterio</w:t>
      </w:r>
    </w:p>
    <w:p w14:paraId="153005CB" w14:textId="5C62B2E5" w:rsidR="00C95EB7" w:rsidRPr="00B4517A" w:rsidRDefault="00C95EB7" w:rsidP="00C95EB7">
      <w:pPr>
        <w:numPr>
          <w:ilvl w:val="0"/>
          <w:numId w:val="6"/>
        </w:numPr>
        <w:spacing w:after="160" w:line="259" w:lineRule="auto"/>
        <w:jc w:val="both"/>
        <w:rPr>
          <w:rFonts w:ascii="Cambria" w:hAnsi="Cambria"/>
        </w:rPr>
      </w:pPr>
      <w:r w:rsidRPr="00B4517A">
        <w:rPr>
          <w:rFonts w:ascii="Cambria" w:hAnsi="Cambria"/>
        </w:rPr>
        <w:t>El estudiante estará en capacidad de hacer una descripción oral de todas las prendas de vestir que lleva la persona de una gráfica, de acuerdo con la expresión: he/</w:t>
      </w:r>
      <w:proofErr w:type="spellStart"/>
      <w:r w:rsidRPr="00B4517A">
        <w:rPr>
          <w:rFonts w:ascii="Cambria" w:hAnsi="Cambria"/>
        </w:rPr>
        <w:t>she</w:t>
      </w:r>
      <w:proofErr w:type="spellEnd"/>
      <w:r w:rsidRPr="00B4517A">
        <w:rPr>
          <w:rFonts w:ascii="Cambria" w:hAnsi="Cambria"/>
        </w:rPr>
        <w:t xml:space="preserve"> </w:t>
      </w:r>
      <w:proofErr w:type="spellStart"/>
      <w:r w:rsidRPr="00B4517A">
        <w:rPr>
          <w:rFonts w:ascii="Cambria" w:hAnsi="Cambria"/>
        </w:rPr>
        <w:t>is</w:t>
      </w:r>
      <w:proofErr w:type="spellEnd"/>
      <w:r w:rsidRPr="00B4517A">
        <w:rPr>
          <w:rFonts w:ascii="Cambria" w:hAnsi="Cambria"/>
        </w:rPr>
        <w:t xml:space="preserve"> </w:t>
      </w:r>
      <w:proofErr w:type="spellStart"/>
      <w:r w:rsidRPr="00B4517A">
        <w:rPr>
          <w:rFonts w:ascii="Cambria" w:hAnsi="Cambria"/>
        </w:rPr>
        <w:t>wearing</w:t>
      </w:r>
      <w:proofErr w:type="spellEnd"/>
      <w:r w:rsidRPr="00B4517A">
        <w:rPr>
          <w:rFonts w:ascii="Cambria" w:hAnsi="Cambria"/>
        </w:rPr>
        <w:t>…</w:t>
      </w:r>
    </w:p>
    <w:p w14:paraId="31A1CDAC" w14:textId="35CBB0BF" w:rsidR="00C95EB7" w:rsidRPr="00B4517A" w:rsidRDefault="00C95EB7" w:rsidP="00C95EB7">
      <w:pPr>
        <w:numPr>
          <w:ilvl w:val="0"/>
          <w:numId w:val="6"/>
        </w:numPr>
        <w:spacing w:after="160" w:line="259" w:lineRule="auto"/>
        <w:jc w:val="both"/>
        <w:rPr>
          <w:rFonts w:ascii="Cambria" w:hAnsi="Cambria"/>
        </w:rPr>
      </w:pPr>
      <w:r w:rsidRPr="00B4517A">
        <w:rPr>
          <w:rFonts w:ascii="Cambria" w:hAnsi="Cambria"/>
        </w:rPr>
        <w:t>El estudiante estará en capacidad de identificar todos los ángulos existentes (recto, llano, obtuso o agudo) en una imagen tridimensional, suministrada por el docente.</w:t>
      </w:r>
    </w:p>
    <w:p w14:paraId="13A052B0" w14:textId="383A8EBE" w:rsidR="00C95EB7" w:rsidRPr="00B4517A" w:rsidRDefault="00C95EB7" w:rsidP="00C95EB7">
      <w:pPr>
        <w:numPr>
          <w:ilvl w:val="0"/>
          <w:numId w:val="6"/>
        </w:numPr>
        <w:spacing w:after="160" w:line="259" w:lineRule="auto"/>
        <w:jc w:val="both"/>
        <w:rPr>
          <w:rFonts w:ascii="Cambria" w:hAnsi="Cambria"/>
        </w:rPr>
      </w:pPr>
      <w:r w:rsidRPr="00B4517A">
        <w:rPr>
          <w:rFonts w:ascii="Cambria" w:hAnsi="Cambria"/>
        </w:rPr>
        <w:t>El estudiante estará en capacidad de nombrar ordenadamente todos los planetas del sistema solar, desde el más cercano al más lejano respecto al sol, sin equivocarse.</w:t>
      </w:r>
    </w:p>
    <w:p w14:paraId="3BB598B6" w14:textId="41070287" w:rsidR="00C95EB7" w:rsidRPr="00B4517A" w:rsidRDefault="00C95EB7" w:rsidP="00C95EB7">
      <w:pPr>
        <w:numPr>
          <w:ilvl w:val="0"/>
          <w:numId w:val="6"/>
        </w:numPr>
        <w:spacing w:after="160" w:line="240" w:lineRule="auto"/>
        <w:jc w:val="both"/>
        <w:rPr>
          <w:rFonts w:ascii="Cambria" w:hAnsi="Cambria"/>
        </w:rPr>
      </w:pPr>
      <w:r w:rsidRPr="00B4517A">
        <w:rPr>
          <w:rFonts w:ascii="Cambria" w:hAnsi="Cambria"/>
        </w:rPr>
        <w:t xml:space="preserve">Dada una lámina de un ecosistema, el estudiante estará en capacidad de clasificarlos en: anfibios, reptiles, aves, </w:t>
      </w:r>
      <w:proofErr w:type="gramStart"/>
      <w:r w:rsidRPr="00B4517A">
        <w:rPr>
          <w:rFonts w:ascii="Cambria" w:hAnsi="Cambria"/>
        </w:rPr>
        <w:t>cuadrúpedos,  y</w:t>
      </w:r>
      <w:proofErr w:type="gramEnd"/>
      <w:r w:rsidRPr="00B4517A">
        <w:rPr>
          <w:rFonts w:ascii="Cambria" w:hAnsi="Cambria"/>
        </w:rPr>
        <w:t xml:space="preserve"> peces; además escribirá sus características físicas. </w:t>
      </w:r>
    </w:p>
    <w:p w14:paraId="466AB7DA" w14:textId="49694C34" w:rsidR="00C95EB7" w:rsidRPr="00B4517A" w:rsidRDefault="00C95EB7" w:rsidP="00C95EB7">
      <w:pPr>
        <w:numPr>
          <w:ilvl w:val="0"/>
          <w:numId w:val="6"/>
        </w:numPr>
        <w:spacing w:after="160" w:line="240" w:lineRule="auto"/>
        <w:jc w:val="both"/>
        <w:rPr>
          <w:rFonts w:ascii="Cambria" w:hAnsi="Cambria"/>
        </w:rPr>
      </w:pPr>
      <w:r w:rsidRPr="00B4517A">
        <w:rPr>
          <w:rFonts w:ascii="Cambria" w:hAnsi="Cambria"/>
        </w:rPr>
        <w:t xml:space="preserve"> El estudiante dibujará un rostro contrario a su género a partir del uso del canon y de la observación de cinco imágenes extraídas de una revista, basado en la retícula dada en clase.</w:t>
      </w:r>
    </w:p>
    <w:p w14:paraId="4ACC7327" w14:textId="073EF92A" w:rsidR="00C95EB7" w:rsidRPr="00B4517A" w:rsidRDefault="00C95EB7" w:rsidP="00B4517A">
      <w:pPr>
        <w:numPr>
          <w:ilvl w:val="0"/>
          <w:numId w:val="6"/>
        </w:numPr>
        <w:spacing w:after="160" w:line="240" w:lineRule="auto"/>
        <w:jc w:val="both"/>
        <w:rPr>
          <w:rFonts w:ascii="Cambria" w:hAnsi="Cambria"/>
        </w:rPr>
      </w:pPr>
      <w:r w:rsidRPr="00B4517A">
        <w:rPr>
          <w:rFonts w:ascii="Cambria" w:hAnsi="Cambria"/>
        </w:rPr>
        <w:t>El estudiante estará en capacidad de escribir y leer, mínimo cinco oraciones dictadas por el docente, combinando las vocales (a-e-i-o-u) y las consonantes (m-s-p-l) sin error alguno.</w:t>
      </w:r>
      <w:r w:rsidR="00B4517A" w:rsidRPr="00B4517A">
        <w:rPr>
          <w:rFonts w:ascii="Cambria" w:hAnsi="Cambria"/>
        </w:rPr>
        <w:t xml:space="preserve"> </w:t>
      </w:r>
      <w:r w:rsidRPr="00B4517A">
        <w:rPr>
          <w:rFonts w:ascii="Cambria" w:hAnsi="Cambria"/>
        </w:rPr>
        <w:t>Ej.: El puma pasa la loma</w:t>
      </w:r>
      <w:r w:rsidR="00B4517A" w:rsidRPr="00B4517A">
        <w:rPr>
          <w:rFonts w:ascii="Cambria" w:hAnsi="Cambria"/>
        </w:rPr>
        <w:t xml:space="preserve"> </w:t>
      </w:r>
      <w:r w:rsidRPr="00B4517A">
        <w:rPr>
          <w:rFonts w:ascii="Cambria" w:hAnsi="Cambria"/>
        </w:rPr>
        <w:t>El puma lame el lomo</w:t>
      </w:r>
      <w:r w:rsidR="00B4517A">
        <w:rPr>
          <w:rFonts w:ascii="Cambria" w:hAnsi="Cambria"/>
        </w:rPr>
        <w:t>.</w:t>
      </w:r>
    </w:p>
    <w:p w14:paraId="32269714" w14:textId="77777777" w:rsidR="00C95EB7" w:rsidRPr="00C95EB7" w:rsidRDefault="00C95EB7" w:rsidP="00B4517A">
      <w:pPr>
        <w:numPr>
          <w:ilvl w:val="0"/>
          <w:numId w:val="6"/>
        </w:numPr>
        <w:spacing w:after="160" w:line="240" w:lineRule="auto"/>
        <w:jc w:val="both"/>
        <w:rPr>
          <w:rFonts w:ascii="Cambria" w:hAnsi="Cambria"/>
        </w:rPr>
      </w:pPr>
      <w:r w:rsidRPr="00C95EB7">
        <w:rPr>
          <w:rFonts w:ascii="Cambria" w:hAnsi="Cambria"/>
        </w:rPr>
        <w:t>El estudiante estará en capacidad de mostrar las condiciones de vidas (socio-económicas y culturales) de los esclavos en Colombia durante la colonia, a través de la elaboración de un plegable o un video de cinco (5) minutos de duración.</w:t>
      </w:r>
    </w:p>
    <w:p w14:paraId="4DB9C50B" w14:textId="77777777" w:rsidR="00C95EB7" w:rsidRPr="00C95EB7" w:rsidRDefault="00C95EB7" w:rsidP="00B4517A">
      <w:pPr>
        <w:numPr>
          <w:ilvl w:val="0"/>
          <w:numId w:val="6"/>
        </w:numPr>
        <w:spacing w:after="160" w:line="259" w:lineRule="auto"/>
        <w:jc w:val="both"/>
        <w:rPr>
          <w:rFonts w:ascii="Cambria" w:hAnsi="Cambria"/>
        </w:rPr>
      </w:pPr>
      <w:r w:rsidRPr="00C95EB7">
        <w:rPr>
          <w:rFonts w:ascii="Cambria" w:hAnsi="Cambria"/>
        </w:rPr>
        <w:t>El estudiante estará en capacidad de:</w:t>
      </w:r>
    </w:p>
    <w:p w14:paraId="6AC92523" w14:textId="77777777" w:rsidR="00C95EB7" w:rsidRPr="00C95EB7" w:rsidRDefault="00C95EB7" w:rsidP="00506688">
      <w:pPr>
        <w:numPr>
          <w:ilvl w:val="1"/>
          <w:numId w:val="9"/>
        </w:numPr>
        <w:spacing w:after="0"/>
        <w:jc w:val="both"/>
        <w:rPr>
          <w:rFonts w:ascii="Cambria" w:hAnsi="Cambria"/>
        </w:rPr>
      </w:pPr>
      <w:r w:rsidRPr="00C95EB7">
        <w:rPr>
          <w:rFonts w:ascii="Cambria" w:hAnsi="Cambria"/>
        </w:rPr>
        <w:t xml:space="preserve"> transformar mínimo cuatro situaciones, a partir de una lista dada por el docente en lenguaje cotidiano a lenguaje matemático.</w:t>
      </w:r>
    </w:p>
    <w:p w14:paraId="41A2B05E" w14:textId="7464A9CB" w:rsidR="00C95EB7" w:rsidRDefault="00C95EB7" w:rsidP="00506688">
      <w:pPr>
        <w:numPr>
          <w:ilvl w:val="1"/>
          <w:numId w:val="9"/>
        </w:numPr>
        <w:spacing w:after="0"/>
        <w:jc w:val="both"/>
        <w:rPr>
          <w:rFonts w:ascii="Cambria" w:hAnsi="Cambria"/>
        </w:rPr>
      </w:pPr>
      <w:r w:rsidRPr="00C95EB7">
        <w:rPr>
          <w:rFonts w:ascii="Cambria" w:hAnsi="Cambria"/>
        </w:rPr>
        <w:t>Reconocer todos los patrones y secuencias, mediante 4 actividades didácticas secuenciales, apoyadas en la geometría, el pensamiento numérico o situaciones cotidianas.</w:t>
      </w:r>
    </w:p>
    <w:p w14:paraId="291C3C4C" w14:textId="6BA6DF15" w:rsidR="00C95EB7" w:rsidRDefault="00B4517A" w:rsidP="00506688">
      <w:pPr>
        <w:numPr>
          <w:ilvl w:val="1"/>
          <w:numId w:val="9"/>
        </w:numPr>
        <w:spacing w:after="0"/>
        <w:jc w:val="both"/>
      </w:pPr>
      <w:r w:rsidRPr="00B4517A">
        <w:rPr>
          <w:rFonts w:ascii="Cambria" w:hAnsi="Cambria"/>
        </w:rPr>
        <w:t>Proponer y resolver un problema de su autoría, utilizando los conocimientos adquiridos.</w:t>
      </w:r>
    </w:p>
    <w:sectPr w:rsidR="00C95EB7" w:rsidSect="00A94CED">
      <w:headerReference w:type="default" r:id="rId11"/>
      <w:footerReference w:type="default" r:id="rId12"/>
      <w:pgSz w:w="15840" w:h="12240" w:orient="landscape"/>
      <w:pgMar w:top="2268" w:right="720" w:bottom="1134" w:left="720" w:header="312" w:footer="709" w:gutter="0"/>
      <w:cols w:space="708"/>
      <w:docGrid w:linePitch="360"/>
      <w:sectPrChange w:id="137" w:author="Javier Caicedo" w:date="2023-04-28T17:41:00Z">
        <w:sectPr w:rsidR="00C95EB7" w:rsidSect="00A94CED">
          <w:pgMar w:top="851" w:right="720" w:bottom="1135" w:left="720" w:header="312" w:footer="709"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891AE" w14:textId="77777777" w:rsidR="005E4729" w:rsidRDefault="005E4729" w:rsidP="002B1E50">
      <w:pPr>
        <w:spacing w:after="0" w:line="240" w:lineRule="auto"/>
      </w:pPr>
      <w:r>
        <w:separator/>
      </w:r>
    </w:p>
  </w:endnote>
  <w:endnote w:type="continuationSeparator" w:id="0">
    <w:p w14:paraId="265CB79E" w14:textId="77777777" w:rsidR="005E4729" w:rsidRDefault="005E4729" w:rsidP="002B1E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40708" w14:textId="1E9A0D47" w:rsidR="00F220B9" w:rsidRPr="005F4087" w:rsidRDefault="005F4087" w:rsidP="005F4087">
    <w:pPr>
      <w:pStyle w:val="Piedepgina"/>
      <w:jc w:val="right"/>
      <w:rPr>
        <w:rFonts w:ascii="Cambria" w:hAnsi="Cambria"/>
        <w:b/>
        <w:bCs/>
        <w:lang w:val="es-ES"/>
      </w:rPr>
    </w:pPr>
    <w:r w:rsidRPr="005F4087">
      <w:rPr>
        <w:rFonts w:ascii="Cambria" w:hAnsi="Cambria"/>
        <w:b/>
        <w:bCs/>
        <w:noProof/>
        <w:lang w:val="es-ES" w:eastAsia="es-CO"/>
      </w:rPr>
      <w:t>Cinar Sistemas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3715F3" w14:textId="77777777" w:rsidR="005E4729" w:rsidRDefault="005E4729" w:rsidP="002B1E50">
      <w:pPr>
        <w:spacing w:after="0" w:line="240" w:lineRule="auto"/>
      </w:pPr>
      <w:r>
        <w:separator/>
      </w:r>
    </w:p>
  </w:footnote>
  <w:footnote w:type="continuationSeparator" w:id="0">
    <w:p w14:paraId="53F5626B" w14:textId="77777777" w:rsidR="005E4729" w:rsidRDefault="005E4729" w:rsidP="002B1E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D87976" w14:textId="77777777" w:rsidR="006F58A5" w:rsidRDefault="006F58A5" w:rsidP="006F58A5">
    <w:pPr>
      <w:pStyle w:val="Encabezado"/>
      <w:tabs>
        <w:tab w:val="clear" w:pos="4419"/>
        <w:tab w:val="clear" w:pos="8838"/>
        <w:tab w:val="left" w:pos="1080"/>
      </w:tabs>
      <w:rPr>
        <w:ins w:id="106" w:author="Javier Caicedo" w:date="2023-04-28T17:36:00Z"/>
      </w:rPr>
    </w:pPr>
    <w:ins w:id="107" w:author="Javier Caicedo" w:date="2023-04-28T17:36:00Z">
      <w:r>
        <w:tab/>
      </w:r>
    </w:ins>
  </w:p>
  <w:tbl>
    <w:tblPr>
      <w:tblStyle w:val="TableGrid1"/>
      <w:tblpPr w:vertAnchor="page" w:horzAnchor="page" w:tblpXSpec="center" w:tblpY="571"/>
      <w:tblOverlap w:val="never"/>
      <w:tblW w:w="10351" w:type="dxa"/>
      <w:tblInd w:w="0" w:type="dxa"/>
      <w:tblCellMar>
        <w:top w:w="56" w:type="dxa"/>
        <w:left w:w="245" w:type="dxa"/>
        <w:right w:w="115" w:type="dxa"/>
      </w:tblCellMar>
      <w:tblLook w:val="04A0" w:firstRow="1" w:lastRow="0" w:firstColumn="1" w:lastColumn="0" w:noHBand="0" w:noVBand="1"/>
      <w:tblPrChange w:id="108" w:author="Javier Caicedo" w:date="2023-04-28T17:39:00Z">
        <w:tblPr>
          <w:tblStyle w:val="TableGrid1"/>
          <w:tblpPr w:vertAnchor="page" w:horzAnchor="page" w:tblpX="946" w:tblpY="571"/>
          <w:tblOverlap w:val="never"/>
          <w:tblW w:w="10351" w:type="dxa"/>
          <w:tblInd w:w="0" w:type="dxa"/>
          <w:tblCellMar>
            <w:top w:w="56" w:type="dxa"/>
            <w:left w:w="245" w:type="dxa"/>
            <w:right w:w="115" w:type="dxa"/>
          </w:tblCellMar>
          <w:tblLook w:val="04A0" w:firstRow="1" w:lastRow="0" w:firstColumn="1" w:lastColumn="0" w:noHBand="0" w:noVBand="1"/>
        </w:tblPr>
      </w:tblPrChange>
    </w:tblPr>
    <w:tblGrid>
      <w:gridCol w:w="2360"/>
      <w:gridCol w:w="4890"/>
      <w:gridCol w:w="3101"/>
      <w:tblGridChange w:id="109">
        <w:tblGrid>
          <w:gridCol w:w="2360"/>
          <w:gridCol w:w="4890"/>
          <w:gridCol w:w="3101"/>
        </w:tblGrid>
      </w:tblGridChange>
    </w:tblGrid>
    <w:tr w:rsidR="000E1489" w:rsidRPr="000E1489" w14:paraId="34515092" w14:textId="77777777" w:rsidTr="000E1489">
      <w:trPr>
        <w:trHeight w:val="1131"/>
        <w:ins w:id="110" w:author="Javier Caicedo" w:date="2023-04-28T17:39:00Z"/>
        <w:trPrChange w:id="111" w:author="Javier Caicedo" w:date="2023-04-28T17:39:00Z">
          <w:trPr>
            <w:trHeight w:val="1131"/>
          </w:trPr>
        </w:trPrChange>
      </w:trPr>
      <w:tc>
        <w:tcPr>
          <w:tcW w:w="2360" w:type="dxa"/>
          <w:tcBorders>
            <w:top w:val="single" w:sz="4" w:space="0" w:color="000000"/>
            <w:left w:val="single" w:sz="4" w:space="0" w:color="000000"/>
            <w:bottom w:val="single" w:sz="4" w:space="0" w:color="000000"/>
            <w:right w:val="single" w:sz="4" w:space="0" w:color="000000"/>
          </w:tcBorders>
          <w:tcPrChange w:id="112" w:author="Javier Caicedo" w:date="2023-04-28T17:39:00Z">
            <w:tcPr>
              <w:tcW w:w="2360" w:type="dxa"/>
              <w:tcBorders>
                <w:top w:val="single" w:sz="4" w:space="0" w:color="000000"/>
                <w:left w:val="single" w:sz="4" w:space="0" w:color="000000"/>
                <w:bottom w:val="single" w:sz="4" w:space="0" w:color="000000"/>
                <w:right w:val="single" w:sz="4" w:space="0" w:color="000000"/>
              </w:tcBorders>
            </w:tcPr>
          </w:tcPrChange>
        </w:tcPr>
        <w:p w14:paraId="0DAA0539" w14:textId="77777777" w:rsidR="000E1489" w:rsidRPr="000E1489" w:rsidRDefault="000E1489" w:rsidP="000E1489">
          <w:pPr>
            <w:spacing w:after="0" w:line="259" w:lineRule="auto"/>
            <w:rPr>
              <w:ins w:id="113" w:author="Javier Caicedo" w:date="2023-04-28T17:39:00Z"/>
              <w:rFonts w:ascii="Cambria" w:eastAsia="Cambria" w:hAnsi="Cambria" w:cs="Cambria"/>
              <w:color w:val="000000"/>
            </w:rPr>
          </w:pPr>
          <w:ins w:id="114" w:author="Javier Caicedo" w:date="2023-04-28T17:39:00Z">
            <w:r w:rsidRPr="000E1489">
              <w:rPr>
                <w:rFonts w:ascii="Cambria" w:eastAsia="Cambria" w:hAnsi="Cambria" w:cs="Cambria"/>
                <w:noProof/>
                <w:color w:val="000000"/>
              </w:rPr>
              <w:drawing>
                <wp:inline distT="0" distB="0" distL="0" distR="0" wp14:anchorId="4B584A07" wp14:editId="151CD81F">
                  <wp:extent cx="1087120" cy="568325"/>
                  <wp:effectExtent l="0" t="0" r="0" b="0"/>
                  <wp:docPr id="1"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
                          <a:stretch>
                            <a:fillRect/>
                          </a:stretch>
                        </pic:blipFill>
                        <pic:spPr>
                          <a:xfrm>
                            <a:off x="0" y="0"/>
                            <a:ext cx="1087120" cy="568325"/>
                          </a:xfrm>
                          <a:prstGeom prst="rect">
                            <a:avLst/>
                          </a:prstGeom>
                        </pic:spPr>
                      </pic:pic>
                    </a:graphicData>
                  </a:graphic>
                </wp:inline>
              </w:drawing>
            </w:r>
          </w:ins>
        </w:p>
      </w:tc>
      <w:tc>
        <w:tcPr>
          <w:tcW w:w="4890" w:type="dxa"/>
          <w:tcBorders>
            <w:top w:val="single" w:sz="4" w:space="0" w:color="000000"/>
            <w:left w:val="single" w:sz="4" w:space="0" w:color="000000"/>
            <w:bottom w:val="single" w:sz="4" w:space="0" w:color="000000"/>
            <w:right w:val="single" w:sz="4" w:space="0" w:color="000000"/>
          </w:tcBorders>
          <w:vAlign w:val="center"/>
          <w:tcPrChange w:id="115" w:author="Javier Caicedo" w:date="2023-04-28T17:39:00Z">
            <w:tcPr>
              <w:tcW w:w="4890" w:type="dxa"/>
              <w:tcBorders>
                <w:top w:val="single" w:sz="4" w:space="0" w:color="000000"/>
                <w:left w:val="single" w:sz="4" w:space="0" w:color="000000"/>
                <w:bottom w:val="single" w:sz="4" w:space="0" w:color="000000"/>
                <w:right w:val="single" w:sz="4" w:space="0" w:color="000000"/>
              </w:tcBorders>
              <w:vAlign w:val="center"/>
            </w:tcPr>
          </w:tcPrChange>
        </w:tcPr>
        <w:p w14:paraId="4E971B65" w14:textId="77777777" w:rsidR="000E1489" w:rsidRPr="000E1489" w:rsidRDefault="000E1489" w:rsidP="000E1489">
          <w:pPr>
            <w:spacing w:after="0" w:line="259" w:lineRule="auto"/>
            <w:ind w:right="130"/>
            <w:jc w:val="center"/>
            <w:rPr>
              <w:ins w:id="116" w:author="Javier Caicedo" w:date="2023-04-28T17:39:00Z"/>
              <w:rFonts w:ascii="Cambria" w:eastAsia="Cambria" w:hAnsi="Cambria" w:cs="Cambria"/>
              <w:color w:val="000000"/>
            </w:rPr>
          </w:pPr>
          <w:ins w:id="117" w:author="Javier Caicedo" w:date="2023-04-28T17:39:00Z">
            <w:r w:rsidRPr="000E1489">
              <w:rPr>
                <w:rFonts w:ascii="Cambria" w:eastAsia="Cambria" w:hAnsi="Cambria" w:cs="Cambria"/>
                <w:b/>
                <w:color w:val="000000"/>
              </w:rPr>
              <w:t xml:space="preserve">SISTEMA DE GESTION DE LA CALIDAD </w:t>
            </w:r>
          </w:ins>
        </w:p>
      </w:tc>
      <w:tc>
        <w:tcPr>
          <w:tcW w:w="3101" w:type="dxa"/>
          <w:tcBorders>
            <w:top w:val="single" w:sz="4" w:space="0" w:color="000000"/>
            <w:left w:val="single" w:sz="4" w:space="0" w:color="000000"/>
            <w:bottom w:val="single" w:sz="4" w:space="0" w:color="000000"/>
            <w:right w:val="single" w:sz="4" w:space="0" w:color="000000"/>
          </w:tcBorders>
          <w:vAlign w:val="center"/>
          <w:tcPrChange w:id="118" w:author="Javier Caicedo" w:date="2023-04-28T17:39:00Z">
            <w:tcPr>
              <w:tcW w:w="3101" w:type="dxa"/>
              <w:tcBorders>
                <w:top w:val="single" w:sz="4" w:space="0" w:color="000000"/>
                <w:left w:val="single" w:sz="4" w:space="0" w:color="000000"/>
                <w:bottom w:val="single" w:sz="4" w:space="0" w:color="000000"/>
                <w:right w:val="single" w:sz="4" w:space="0" w:color="000000"/>
              </w:tcBorders>
              <w:vAlign w:val="center"/>
            </w:tcPr>
          </w:tcPrChange>
        </w:tcPr>
        <w:p w14:paraId="1602DAAB" w14:textId="77777777" w:rsidR="000E1489" w:rsidRPr="000E1489" w:rsidRDefault="000E1489" w:rsidP="000E1489">
          <w:pPr>
            <w:spacing w:after="0" w:line="259" w:lineRule="auto"/>
            <w:jc w:val="center"/>
            <w:rPr>
              <w:ins w:id="119" w:author="Javier Caicedo" w:date="2023-04-28T17:39:00Z"/>
              <w:rFonts w:ascii="Cambria" w:eastAsia="Cambria" w:hAnsi="Cambria" w:cs="Cambria"/>
              <w:b/>
              <w:color w:val="000000"/>
            </w:rPr>
          </w:pPr>
          <w:ins w:id="120" w:author="Javier Caicedo" w:date="2023-04-28T17:39:00Z">
            <w:r w:rsidRPr="000E1489">
              <w:rPr>
                <w:rFonts w:ascii="Cambria" w:eastAsia="Cambria" w:hAnsi="Cambria" w:cs="Cambria"/>
                <w:b/>
                <w:color w:val="000000"/>
              </w:rPr>
              <w:t xml:space="preserve">FECHA DE APROBACION: </w:t>
            </w:r>
          </w:ins>
        </w:p>
        <w:p w14:paraId="068B97F5" w14:textId="460684E9" w:rsidR="000E1489" w:rsidRPr="000E1489" w:rsidRDefault="00A94CED" w:rsidP="000E1489">
          <w:pPr>
            <w:spacing w:after="0" w:line="259" w:lineRule="auto"/>
            <w:jc w:val="center"/>
            <w:rPr>
              <w:ins w:id="121" w:author="Javier Caicedo" w:date="2023-04-28T17:39:00Z"/>
              <w:rFonts w:ascii="Cambria" w:eastAsia="Cambria" w:hAnsi="Cambria" w:cs="Cambria"/>
              <w:color w:val="000000"/>
            </w:rPr>
          </w:pPr>
          <w:ins w:id="122" w:author="Javier Caicedo" w:date="2023-04-28T17:41:00Z">
            <w:r>
              <w:rPr>
                <w:rFonts w:ascii="Cambria" w:eastAsia="Cambria" w:hAnsi="Cambria" w:cs="Cambria"/>
                <w:b/>
                <w:color w:val="000000"/>
              </w:rPr>
              <w:t>NOVIEMBRE 29</w:t>
            </w:r>
          </w:ins>
          <w:ins w:id="123" w:author="Javier Caicedo" w:date="2023-04-28T17:39:00Z">
            <w:r w:rsidR="000E1489" w:rsidRPr="000E1489">
              <w:rPr>
                <w:rFonts w:ascii="Cambria" w:eastAsia="Cambria" w:hAnsi="Cambria" w:cs="Cambria"/>
                <w:b/>
                <w:color w:val="000000"/>
              </w:rPr>
              <w:t xml:space="preserve"> DE 2022</w:t>
            </w:r>
            <w:r w:rsidR="000E1489" w:rsidRPr="000E1489">
              <w:rPr>
                <w:rFonts w:ascii="Cambria" w:eastAsia="Cambria" w:hAnsi="Cambria" w:cs="Cambria"/>
                <w:color w:val="000000"/>
              </w:rPr>
              <w:t xml:space="preserve"> </w:t>
            </w:r>
          </w:ins>
        </w:p>
      </w:tc>
    </w:tr>
    <w:tr w:rsidR="000E1489" w:rsidRPr="000E1489" w14:paraId="537F07BA" w14:textId="77777777" w:rsidTr="000E1489">
      <w:trPr>
        <w:trHeight w:val="295"/>
        <w:ins w:id="124" w:author="Javier Caicedo" w:date="2023-04-28T17:39:00Z"/>
        <w:trPrChange w:id="125" w:author="Javier Caicedo" w:date="2023-04-28T17:39:00Z">
          <w:trPr>
            <w:trHeight w:val="295"/>
          </w:trPr>
        </w:trPrChange>
      </w:trPr>
      <w:tc>
        <w:tcPr>
          <w:tcW w:w="2360" w:type="dxa"/>
          <w:tcBorders>
            <w:top w:val="single" w:sz="4" w:space="0" w:color="000000"/>
            <w:left w:val="single" w:sz="4" w:space="0" w:color="000000"/>
            <w:bottom w:val="single" w:sz="4" w:space="0" w:color="000000"/>
            <w:right w:val="single" w:sz="4" w:space="0" w:color="000000"/>
          </w:tcBorders>
          <w:tcPrChange w:id="126" w:author="Javier Caicedo" w:date="2023-04-28T17:39:00Z">
            <w:tcPr>
              <w:tcW w:w="2360" w:type="dxa"/>
              <w:tcBorders>
                <w:top w:val="single" w:sz="4" w:space="0" w:color="000000"/>
                <w:left w:val="single" w:sz="4" w:space="0" w:color="000000"/>
                <w:bottom w:val="single" w:sz="4" w:space="0" w:color="000000"/>
                <w:right w:val="single" w:sz="4" w:space="0" w:color="000000"/>
              </w:tcBorders>
            </w:tcPr>
          </w:tcPrChange>
        </w:tcPr>
        <w:p w14:paraId="2E8CBE37" w14:textId="77777777" w:rsidR="000E1489" w:rsidRPr="000E1489" w:rsidRDefault="000E1489" w:rsidP="000E1489">
          <w:pPr>
            <w:spacing w:after="0" w:line="259" w:lineRule="auto"/>
            <w:ind w:right="131"/>
            <w:jc w:val="center"/>
            <w:rPr>
              <w:ins w:id="127" w:author="Javier Caicedo" w:date="2023-04-28T17:39:00Z"/>
              <w:rFonts w:ascii="Cambria" w:eastAsia="Cambria" w:hAnsi="Cambria" w:cs="Cambria"/>
              <w:color w:val="000000"/>
            </w:rPr>
          </w:pPr>
          <w:ins w:id="128" w:author="Javier Caicedo" w:date="2023-04-28T17:39:00Z">
            <w:r w:rsidRPr="000E1489">
              <w:rPr>
                <w:rFonts w:ascii="Cambria" w:eastAsia="Cambria" w:hAnsi="Cambria" w:cs="Cambria"/>
                <w:color w:val="000000"/>
              </w:rPr>
              <w:t xml:space="preserve">Página </w:t>
            </w:r>
            <w:r w:rsidRPr="000E1489">
              <w:rPr>
                <w:rFonts w:ascii="Cambria" w:eastAsia="Cambria" w:hAnsi="Cambria" w:cs="Cambria"/>
                <w:color w:val="000000"/>
              </w:rPr>
              <w:fldChar w:fldCharType="begin"/>
            </w:r>
            <w:r w:rsidRPr="000E1489">
              <w:rPr>
                <w:rFonts w:ascii="Cambria" w:eastAsia="Cambria" w:hAnsi="Cambria" w:cs="Cambria"/>
                <w:color w:val="000000"/>
              </w:rPr>
              <w:instrText xml:space="preserve"> PAGE   \* MERGEFORMAT </w:instrText>
            </w:r>
            <w:r w:rsidRPr="000E1489">
              <w:rPr>
                <w:rFonts w:ascii="Cambria" w:eastAsia="Cambria" w:hAnsi="Cambria" w:cs="Cambria"/>
                <w:color w:val="000000"/>
              </w:rPr>
              <w:fldChar w:fldCharType="separate"/>
            </w:r>
            <w:r w:rsidRPr="000E1489">
              <w:rPr>
                <w:rFonts w:ascii="Cambria" w:eastAsia="Cambria" w:hAnsi="Cambria" w:cs="Cambria"/>
                <w:b/>
                <w:color w:val="000000"/>
              </w:rPr>
              <w:t>2</w:t>
            </w:r>
            <w:r w:rsidRPr="000E1489">
              <w:rPr>
                <w:rFonts w:ascii="Cambria" w:eastAsia="Cambria" w:hAnsi="Cambria" w:cs="Cambria"/>
                <w:b/>
                <w:color w:val="000000"/>
              </w:rPr>
              <w:fldChar w:fldCharType="end"/>
            </w:r>
            <w:r w:rsidRPr="000E1489">
              <w:rPr>
                <w:rFonts w:ascii="Cambria" w:eastAsia="Cambria" w:hAnsi="Cambria" w:cs="Cambria"/>
                <w:color w:val="000000"/>
              </w:rPr>
              <w:t xml:space="preserve"> de </w:t>
            </w:r>
            <w:r w:rsidRPr="000E1489">
              <w:rPr>
                <w:rFonts w:ascii="Cambria" w:eastAsia="Cambria" w:hAnsi="Cambria" w:cs="Cambria"/>
                <w:color w:val="000000"/>
              </w:rPr>
              <w:fldChar w:fldCharType="begin"/>
            </w:r>
            <w:r w:rsidRPr="000E1489">
              <w:rPr>
                <w:rFonts w:ascii="Cambria" w:eastAsia="Cambria" w:hAnsi="Cambria" w:cs="Cambria"/>
                <w:color w:val="000000"/>
              </w:rPr>
              <w:instrText xml:space="preserve"> NUMPAGES   \* MERGEFORMAT </w:instrText>
            </w:r>
            <w:r w:rsidRPr="000E1489">
              <w:rPr>
                <w:rFonts w:ascii="Cambria" w:eastAsia="Cambria" w:hAnsi="Cambria" w:cs="Cambria"/>
                <w:color w:val="000000"/>
              </w:rPr>
              <w:fldChar w:fldCharType="separate"/>
            </w:r>
            <w:r w:rsidRPr="000E1489">
              <w:rPr>
                <w:rFonts w:ascii="Cambria" w:eastAsia="Cambria" w:hAnsi="Cambria" w:cs="Cambria"/>
                <w:b/>
                <w:color w:val="000000"/>
              </w:rPr>
              <w:t>19</w:t>
            </w:r>
            <w:r w:rsidRPr="000E1489">
              <w:rPr>
                <w:rFonts w:ascii="Cambria" w:eastAsia="Cambria" w:hAnsi="Cambria" w:cs="Cambria"/>
                <w:b/>
                <w:color w:val="000000"/>
              </w:rPr>
              <w:fldChar w:fldCharType="end"/>
            </w:r>
            <w:r w:rsidRPr="000E1489">
              <w:rPr>
                <w:rFonts w:ascii="Cambria" w:eastAsia="Cambria" w:hAnsi="Cambria" w:cs="Cambria"/>
                <w:color w:val="000000"/>
              </w:rPr>
              <w:t xml:space="preserve"> </w:t>
            </w:r>
          </w:ins>
        </w:p>
      </w:tc>
      <w:tc>
        <w:tcPr>
          <w:tcW w:w="4890" w:type="dxa"/>
          <w:tcBorders>
            <w:top w:val="single" w:sz="4" w:space="0" w:color="000000"/>
            <w:left w:val="single" w:sz="4" w:space="0" w:color="000000"/>
            <w:bottom w:val="single" w:sz="4" w:space="0" w:color="000000"/>
            <w:right w:val="single" w:sz="4" w:space="0" w:color="000000"/>
          </w:tcBorders>
          <w:tcPrChange w:id="129" w:author="Javier Caicedo" w:date="2023-04-28T17:39:00Z">
            <w:tcPr>
              <w:tcW w:w="4890" w:type="dxa"/>
              <w:tcBorders>
                <w:top w:val="single" w:sz="4" w:space="0" w:color="000000"/>
                <w:left w:val="single" w:sz="4" w:space="0" w:color="000000"/>
                <w:bottom w:val="single" w:sz="4" w:space="0" w:color="000000"/>
                <w:right w:val="single" w:sz="4" w:space="0" w:color="000000"/>
              </w:tcBorders>
            </w:tcPr>
          </w:tcPrChange>
        </w:tcPr>
        <w:p w14:paraId="686A2144" w14:textId="27E5698C" w:rsidR="000E1489" w:rsidRPr="000E1489" w:rsidRDefault="00252411" w:rsidP="000E1489">
          <w:pPr>
            <w:spacing w:after="0" w:line="259" w:lineRule="auto"/>
            <w:ind w:right="131"/>
            <w:jc w:val="center"/>
            <w:rPr>
              <w:ins w:id="130" w:author="Javier Caicedo" w:date="2023-04-28T17:39:00Z"/>
              <w:rFonts w:ascii="Cambria" w:eastAsia="Cambria" w:hAnsi="Cambria" w:cs="Cambria"/>
              <w:color w:val="000000"/>
            </w:rPr>
          </w:pPr>
          <w:ins w:id="131" w:author="Javier Caicedo" w:date="2023-04-28T17:50:00Z">
            <w:r>
              <w:rPr>
                <w:rFonts w:ascii="Cambria" w:eastAsia="Cambria" w:hAnsi="Cambria" w:cs="Cambria"/>
                <w:b/>
                <w:color w:val="000000"/>
              </w:rPr>
              <w:t xml:space="preserve">PLANEADOR </w:t>
            </w:r>
          </w:ins>
          <w:r w:rsidR="005F4087">
            <w:rPr>
              <w:rFonts w:ascii="Cambria" w:eastAsia="Cambria" w:hAnsi="Cambria" w:cs="Cambria"/>
              <w:b/>
              <w:color w:val="000000"/>
            </w:rPr>
            <w:t xml:space="preserve">CLASES </w:t>
          </w:r>
          <w:r w:rsidR="005F4087" w:rsidRPr="000E1489">
            <w:rPr>
              <w:rFonts w:ascii="Cambria" w:eastAsia="Cambria" w:hAnsi="Cambria" w:cs="Cambria"/>
              <w:b/>
              <w:color w:val="000000"/>
            </w:rPr>
            <w:t>INSTRUCTOR</w:t>
          </w:r>
        </w:p>
      </w:tc>
      <w:tc>
        <w:tcPr>
          <w:tcW w:w="3101" w:type="dxa"/>
          <w:tcBorders>
            <w:top w:val="single" w:sz="4" w:space="0" w:color="000000"/>
            <w:left w:val="single" w:sz="4" w:space="0" w:color="000000"/>
            <w:bottom w:val="single" w:sz="4" w:space="0" w:color="000000"/>
            <w:right w:val="single" w:sz="4" w:space="0" w:color="000000"/>
          </w:tcBorders>
          <w:tcPrChange w:id="132" w:author="Javier Caicedo" w:date="2023-04-28T17:39:00Z">
            <w:tcPr>
              <w:tcW w:w="3101" w:type="dxa"/>
              <w:tcBorders>
                <w:top w:val="single" w:sz="4" w:space="0" w:color="000000"/>
                <w:left w:val="single" w:sz="4" w:space="0" w:color="000000"/>
                <w:bottom w:val="single" w:sz="4" w:space="0" w:color="000000"/>
                <w:right w:val="single" w:sz="4" w:space="0" w:color="000000"/>
              </w:tcBorders>
            </w:tcPr>
          </w:tcPrChange>
        </w:tcPr>
        <w:p w14:paraId="4A8B0D03" w14:textId="7F207E53" w:rsidR="000E1489" w:rsidRPr="000E1489" w:rsidRDefault="000E1489" w:rsidP="000E1489">
          <w:pPr>
            <w:spacing w:after="0" w:line="259" w:lineRule="auto"/>
            <w:ind w:right="130"/>
            <w:jc w:val="center"/>
            <w:rPr>
              <w:ins w:id="133" w:author="Javier Caicedo" w:date="2023-04-28T17:39:00Z"/>
              <w:rFonts w:ascii="Cambria" w:eastAsia="Cambria" w:hAnsi="Cambria" w:cs="Cambria"/>
              <w:color w:val="000000"/>
            </w:rPr>
          </w:pPr>
          <w:ins w:id="134" w:author="Javier Caicedo" w:date="2023-04-28T17:39:00Z">
            <w:r w:rsidRPr="000E1489">
              <w:rPr>
                <w:rFonts w:ascii="Cambria" w:eastAsia="Cambria" w:hAnsi="Cambria" w:cs="Cambria"/>
                <w:b/>
                <w:color w:val="000000"/>
              </w:rPr>
              <w:t>VERSION:</w:t>
            </w:r>
            <w:r w:rsidRPr="000E1489">
              <w:rPr>
                <w:rFonts w:ascii="Cambria" w:eastAsia="Cambria" w:hAnsi="Cambria" w:cs="Cambria"/>
                <w:color w:val="000000"/>
              </w:rPr>
              <w:t xml:space="preserve"> </w:t>
            </w:r>
          </w:ins>
          <w:ins w:id="135" w:author="Javier Caicedo" w:date="2023-04-28T17:41:00Z">
            <w:r w:rsidR="00A94CED">
              <w:rPr>
                <w:rFonts w:ascii="Cambria" w:eastAsia="Cambria" w:hAnsi="Cambria" w:cs="Cambria"/>
                <w:color w:val="000000"/>
              </w:rPr>
              <w:t>1</w:t>
            </w:r>
          </w:ins>
        </w:p>
      </w:tc>
    </w:tr>
  </w:tbl>
  <w:p w14:paraId="2A518212" w14:textId="145B9E66" w:rsidR="00F220B9" w:rsidRDefault="00F220B9">
    <w:pPr>
      <w:pStyle w:val="Encabezado"/>
      <w:tabs>
        <w:tab w:val="clear" w:pos="4419"/>
        <w:tab w:val="clear" w:pos="8838"/>
        <w:tab w:val="left" w:pos="1080"/>
      </w:tabs>
      <w:pPrChange w:id="136" w:author="Javier Caicedo" w:date="2023-04-28T17:36:00Z">
        <w:pPr>
          <w:pStyle w:val="Encabezado"/>
        </w:pPr>
      </w:pPrChange>
    </w:pPr>
  </w:p>
  <w:p w14:paraId="13F7A437" w14:textId="77777777" w:rsidR="00F220B9" w:rsidRDefault="00F220B9">
    <w:pPr>
      <w:pStyle w:val="Encabezado"/>
    </w:pPr>
  </w:p>
  <w:p w14:paraId="1E6383E3" w14:textId="77777777" w:rsidR="00F220B9" w:rsidRDefault="00F220B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163F9"/>
    <w:multiLevelType w:val="hybridMultilevel"/>
    <w:tmpl w:val="2096A402"/>
    <w:lvl w:ilvl="0" w:tplc="BB5C3BB0">
      <w:start w:val="1"/>
      <w:numFmt w:val="decimal"/>
      <w:lvlText w:val="%1."/>
      <w:lvlJc w:val="left"/>
      <w:pPr>
        <w:ind w:left="644" w:hanging="360"/>
      </w:pPr>
      <w:rPr>
        <w:rFonts w:hint="default"/>
        <w:color w:val="538135"/>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8AC6C5F"/>
    <w:multiLevelType w:val="hybridMultilevel"/>
    <w:tmpl w:val="B1EA0C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96C732F"/>
    <w:multiLevelType w:val="multilevel"/>
    <w:tmpl w:val="6EDEC6F4"/>
    <w:lvl w:ilvl="0">
      <w:start w:val="1"/>
      <w:numFmt w:val="decimal"/>
      <w:lvlText w:val="%1."/>
      <w:lvlJc w:val="left"/>
      <w:pPr>
        <w:ind w:left="644" w:hanging="360"/>
      </w:pPr>
      <w:rPr>
        <w:rFonts w:ascii="Cambria" w:hAnsi="Cambria" w:hint="default"/>
        <w:b/>
        <w:i w:val="0"/>
        <w:color w:val="auto"/>
        <w:sz w:val="24"/>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4A810C3A"/>
    <w:multiLevelType w:val="hybridMultilevel"/>
    <w:tmpl w:val="B7548A62"/>
    <w:lvl w:ilvl="0" w:tplc="42E0EBB8">
      <w:start w:val="1"/>
      <w:numFmt w:val="bullet"/>
      <w:lvlText w:val=""/>
      <w:lvlJc w:val="left"/>
      <w:pPr>
        <w:ind w:left="786" w:hanging="360"/>
      </w:pPr>
      <w:rPr>
        <w:rFonts w:ascii="Symbol" w:hAnsi="Symbol" w:hint="default"/>
        <w:b/>
        <w:sz w:val="32"/>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4" w15:restartNumberingAfterBreak="0">
    <w:nsid w:val="60241B26"/>
    <w:multiLevelType w:val="hybridMultilevel"/>
    <w:tmpl w:val="78306736"/>
    <w:lvl w:ilvl="0" w:tplc="42E0EBB8">
      <w:start w:val="1"/>
      <w:numFmt w:val="bullet"/>
      <w:lvlText w:val=""/>
      <w:lvlJc w:val="left"/>
      <w:pPr>
        <w:ind w:left="720" w:hanging="360"/>
      </w:pPr>
      <w:rPr>
        <w:rFonts w:ascii="Symbol" w:hAnsi="Symbol" w:hint="default"/>
        <w:b/>
        <w:sz w:val="3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7F8560F5"/>
    <w:multiLevelType w:val="hybridMultilevel"/>
    <w:tmpl w:val="D218A3FA"/>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4"/>
  </w:num>
  <w:num w:numId="3">
    <w:abstractNumId w:val="1"/>
  </w:num>
  <w:num w:numId="4">
    <w:abstractNumId w:val="0"/>
  </w:num>
  <w:num w:numId="5">
    <w:abstractNumId w:val="5"/>
  </w:num>
  <w:num w:numId="6">
    <w:abstractNumId w:val="2"/>
  </w:num>
  <w:num w:numId="7">
    <w:abstractNumId w:val="2"/>
    <w:lvlOverride w:ilvl="0">
      <w:lvl w:ilvl="0">
        <w:start w:val="1"/>
        <w:numFmt w:val="decimal"/>
        <w:lvlText w:val="%1."/>
        <w:lvlJc w:val="left"/>
        <w:pPr>
          <w:ind w:left="644" w:hanging="360"/>
        </w:pPr>
        <w:rPr>
          <w:rFonts w:ascii="Cambria" w:hAnsi="Cambria" w:hint="default"/>
          <w:b/>
          <w:i w:val="0"/>
          <w:color w:val="auto"/>
          <w:sz w:val="24"/>
        </w:rPr>
      </w:lvl>
    </w:lvlOverride>
    <w:lvlOverride w:ilvl="1">
      <w:lvl w:ilvl="1">
        <w:start w:val="1"/>
        <w:numFmt w:val="lowerLetter"/>
        <w:lvlText w:val="%2."/>
        <w:lvlJc w:val="left"/>
        <w:pPr>
          <w:ind w:left="1440" w:hanging="360"/>
        </w:pPr>
        <w:rPr>
          <w:rFonts w:ascii="Cambria" w:hAnsi="Cambria" w:hint="default"/>
          <w:b/>
          <w:i w:val="0"/>
          <w:sz w:val="24"/>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8">
    <w:abstractNumId w:val="2"/>
    <w:lvlOverride w:ilvl="0">
      <w:lvl w:ilvl="0">
        <w:start w:val="1"/>
        <w:numFmt w:val="decimal"/>
        <w:lvlText w:val="%1."/>
        <w:lvlJc w:val="left"/>
        <w:pPr>
          <w:ind w:left="644" w:hanging="360"/>
        </w:pPr>
        <w:rPr>
          <w:rFonts w:ascii="Cambria" w:hAnsi="Cambria" w:hint="default"/>
          <w:b/>
          <w:i w:val="0"/>
          <w:color w:val="auto"/>
          <w:sz w:val="24"/>
        </w:rPr>
      </w:lvl>
    </w:lvlOverride>
    <w:lvlOverride w:ilvl="1">
      <w:lvl w:ilvl="1">
        <w:start w:val="1"/>
        <w:numFmt w:val="lowerLetter"/>
        <w:lvlText w:val="%2."/>
        <w:lvlJc w:val="left"/>
        <w:pPr>
          <w:ind w:left="1440" w:hanging="360"/>
        </w:pPr>
        <w:rPr>
          <w:rFonts w:ascii="Cambria" w:hAnsi="Cambria" w:hint="default"/>
          <w:b/>
          <w:i w:val="0"/>
          <w:color w:val="FF0000"/>
          <w:sz w:val="24"/>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9">
    <w:abstractNumId w:val="2"/>
    <w:lvlOverride w:ilvl="0">
      <w:lvl w:ilvl="0">
        <w:start w:val="1"/>
        <w:numFmt w:val="decimal"/>
        <w:lvlText w:val="%1."/>
        <w:lvlJc w:val="left"/>
        <w:pPr>
          <w:ind w:left="644" w:hanging="360"/>
        </w:pPr>
        <w:rPr>
          <w:rFonts w:ascii="Cambria" w:hAnsi="Cambria" w:hint="default"/>
          <w:b/>
          <w:i w:val="0"/>
          <w:color w:val="auto"/>
          <w:sz w:val="24"/>
        </w:rPr>
      </w:lvl>
    </w:lvlOverride>
    <w:lvlOverride w:ilvl="1">
      <w:lvl w:ilvl="1">
        <w:start w:val="1"/>
        <w:numFmt w:val="lowerLetter"/>
        <w:lvlText w:val="%2."/>
        <w:lvlJc w:val="left"/>
        <w:pPr>
          <w:ind w:left="1440" w:hanging="360"/>
        </w:pPr>
        <w:rPr>
          <w:rFonts w:ascii="Cambria" w:hAnsi="Cambria" w:hint="default"/>
          <w:b/>
          <w:i w:val="0"/>
          <w:color w:val="auto"/>
          <w:sz w:val="24"/>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vier Caicedo">
    <w15:presenceInfo w15:providerId="AD" w15:userId="S::j.caicedo@cinar.edu.co::92bbc2ce-0b85-42fd-b3b6-551ac6638c7e"/>
  </w15:person>
  <w15:person w15:author="Jose Luís Santacruz">
    <w15:presenceInfo w15:providerId="None" w15:userId="Jose Luís Santacruz"/>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trackRevisions/>
  <w:defaultTabStop w:val="708"/>
  <w:hyphenationZone w:val="425"/>
  <w:doNotShadeFormData/>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676"/>
    <w:rsid w:val="0003136D"/>
    <w:rsid w:val="00042442"/>
    <w:rsid w:val="00064E6E"/>
    <w:rsid w:val="00080706"/>
    <w:rsid w:val="000812A2"/>
    <w:rsid w:val="000905FE"/>
    <w:rsid w:val="000B0466"/>
    <w:rsid w:val="000E1489"/>
    <w:rsid w:val="000E30B4"/>
    <w:rsid w:val="000E5D5F"/>
    <w:rsid w:val="000F0994"/>
    <w:rsid w:val="00110642"/>
    <w:rsid w:val="00110DB4"/>
    <w:rsid w:val="00121740"/>
    <w:rsid w:val="001249BC"/>
    <w:rsid w:val="001274A0"/>
    <w:rsid w:val="00144348"/>
    <w:rsid w:val="0015644B"/>
    <w:rsid w:val="00185520"/>
    <w:rsid w:val="001913E8"/>
    <w:rsid w:val="001A1AA8"/>
    <w:rsid w:val="001D477F"/>
    <w:rsid w:val="001E2292"/>
    <w:rsid w:val="001F60D9"/>
    <w:rsid w:val="002029A2"/>
    <w:rsid w:val="0020314E"/>
    <w:rsid w:val="002040B0"/>
    <w:rsid w:val="00211F76"/>
    <w:rsid w:val="00252411"/>
    <w:rsid w:val="00272616"/>
    <w:rsid w:val="00275329"/>
    <w:rsid w:val="00282DC8"/>
    <w:rsid w:val="00290C6F"/>
    <w:rsid w:val="002B1E50"/>
    <w:rsid w:val="002C25A5"/>
    <w:rsid w:val="002F5D73"/>
    <w:rsid w:val="00341471"/>
    <w:rsid w:val="00360567"/>
    <w:rsid w:val="00373378"/>
    <w:rsid w:val="003D2F27"/>
    <w:rsid w:val="003D681E"/>
    <w:rsid w:val="003F1CDC"/>
    <w:rsid w:val="004052ED"/>
    <w:rsid w:val="004144E0"/>
    <w:rsid w:val="0045259E"/>
    <w:rsid w:val="0045777C"/>
    <w:rsid w:val="00466474"/>
    <w:rsid w:val="00474EA1"/>
    <w:rsid w:val="00482323"/>
    <w:rsid w:val="004C1953"/>
    <w:rsid w:val="004C2AE6"/>
    <w:rsid w:val="004C2DEF"/>
    <w:rsid w:val="004E344F"/>
    <w:rsid w:val="004E4A71"/>
    <w:rsid w:val="00506688"/>
    <w:rsid w:val="005426B0"/>
    <w:rsid w:val="00552304"/>
    <w:rsid w:val="005722F3"/>
    <w:rsid w:val="0057528D"/>
    <w:rsid w:val="00577D58"/>
    <w:rsid w:val="00590DC5"/>
    <w:rsid w:val="005E0CA8"/>
    <w:rsid w:val="005E4729"/>
    <w:rsid w:val="005E7E92"/>
    <w:rsid w:val="005F4087"/>
    <w:rsid w:val="00622C8C"/>
    <w:rsid w:val="006347A4"/>
    <w:rsid w:val="00645B06"/>
    <w:rsid w:val="00646A4B"/>
    <w:rsid w:val="00681436"/>
    <w:rsid w:val="00685D90"/>
    <w:rsid w:val="006D779E"/>
    <w:rsid w:val="006E3D73"/>
    <w:rsid w:val="006E474F"/>
    <w:rsid w:val="006F58A5"/>
    <w:rsid w:val="0074385D"/>
    <w:rsid w:val="00761CC2"/>
    <w:rsid w:val="00781DAF"/>
    <w:rsid w:val="007933E3"/>
    <w:rsid w:val="007A6119"/>
    <w:rsid w:val="007B4B04"/>
    <w:rsid w:val="007B780A"/>
    <w:rsid w:val="007C0188"/>
    <w:rsid w:val="007D233C"/>
    <w:rsid w:val="007D55BD"/>
    <w:rsid w:val="007D6163"/>
    <w:rsid w:val="007D7F51"/>
    <w:rsid w:val="007E6061"/>
    <w:rsid w:val="008301A4"/>
    <w:rsid w:val="00835312"/>
    <w:rsid w:val="00835485"/>
    <w:rsid w:val="0086056D"/>
    <w:rsid w:val="008760BF"/>
    <w:rsid w:val="00887CDA"/>
    <w:rsid w:val="00891324"/>
    <w:rsid w:val="00894729"/>
    <w:rsid w:val="008A35D2"/>
    <w:rsid w:val="008A514C"/>
    <w:rsid w:val="008C0BBA"/>
    <w:rsid w:val="008C4110"/>
    <w:rsid w:val="008D4020"/>
    <w:rsid w:val="008E07F8"/>
    <w:rsid w:val="008E3EA4"/>
    <w:rsid w:val="008F1E4D"/>
    <w:rsid w:val="009403BC"/>
    <w:rsid w:val="00974ADE"/>
    <w:rsid w:val="00990E5C"/>
    <w:rsid w:val="00994B62"/>
    <w:rsid w:val="00997AD6"/>
    <w:rsid w:val="009C22F5"/>
    <w:rsid w:val="009C3ACB"/>
    <w:rsid w:val="009E0676"/>
    <w:rsid w:val="009F1B94"/>
    <w:rsid w:val="00A15D6C"/>
    <w:rsid w:val="00A375F1"/>
    <w:rsid w:val="00A54C90"/>
    <w:rsid w:val="00A55742"/>
    <w:rsid w:val="00A92D9B"/>
    <w:rsid w:val="00A94CBD"/>
    <w:rsid w:val="00A94CED"/>
    <w:rsid w:val="00AA1BB5"/>
    <w:rsid w:val="00AB0C7C"/>
    <w:rsid w:val="00AC3172"/>
    <w:rsid w:val="00AD2999"/>
    <w:rsid w:val="00B15949"/>
    <w:rsid w:val="00B4517A"/>
    <w:rsid w:val="00B54065"/>
    <w:rsid w:val="00B60A6C"/>
    <w:rsid w:val="00B7579D"/>
    <w:rsid w:val="00BB1DA5"/>
    <w:rsid w:val="00BD5F56"/>
    <w:rsid w:val="00BE55C9"/>
    <w:rsid w:val="00BF06F2"/>
    <w:rsid w:val="00C26129"/>
    <w:rsid w:val="00C31620"/>
    <w:rsid w:val="00C32356"/>
    <w:rsid w:val="00C4181D"/>
    <w:rsid w:val="00C63C43"/>
    <w:rsid w:val="00C800C6"/>
    <w:rsid w:val="00C95EB7"/>
    <w:rsid w:val="00CB2D4A"/>
    <w:rsid w:val="00CC1177"/>
    <w:rsid w:val="00CD58EF"/>
    <w:rsid w:val="00D46E36"/>
    <w:rsid w:val="00D66D97"/>
    <w:rsid w:val="00D90F74"/>
    <w:rsid w:val="00DA459C"/>
    <w:rsid w:val="00DC4EEC"/>
    <w:rsid w:val="00DE5A6B"/>
    <w:rsid w:val="00E60346"/>
    <w:rsid w:val="00E60BAB"/>
    <w:rsid w:val="00E966B3"/>
    <w:rsid w:val="00EC175F"/>
    <w:rsid w:val="00ED2ECC"/>
    <w:rsid w:val="00EE10C6"/>
    <w:rsid w:val="00EE168F"/>
    <w:rsid w:val="00EF1453"/>
    <w:rsid w:val="00F2038B"/>
    <w:rsid w:val="00F220B9"/>
    <w:rsid w:val="00F34D08"/>
    <w:rsid w:val="00F576F4"/>
    <w:rsid w:val="00F77B09"/>
    <w:rsid w:val="00FC7A5B"/>
    <w:rsid w:val="00FC7AE3"/>
    <w:rsid w:val="00FD6831"/>
    <w:rsid w:val="00FE4BA2"/>
    <w:rsid w:val="00FE601F"/>
    <w:rsid w:val="2D0EEC9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7989D9"/>
  <w15:chartTrackingRefBased/>
  <w15:docId w15:val="{522101B4-0128-47B5-B409-5DFBA38B1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038B"/>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2038B"/>
    <w:rPr>
      <w:color w:val="808080"/>
    </w:rPr>
  </w:style>
  <w:style w:type="paragraph" w:styleId="Prrafodelista">
    <w:name w:val="List Paragraph"/>
    <w:basedOn w:val="Normal"/>
    <w:uiPriority w:val="34"/>
    <w:qFormat/>
    <w:rsid w:val="00F2038B"/>
    <w:pPr>
      <w:ind w:left="720"/>
      <w:contextualSpacing/>
    </w:pPr>
  </w:style>
  <w:style w:type="character" w:styleId="Hipervnculo">
    <w:name w:val="Hyperlink"/>
    <w:basedOn w:val="Fuentedeprrafopredeter"/>
    <w:uiPriority w:val="99"/>
    <w:unhideWhenUsed/>
    <w:rsid w:val="00F2038B"/>
    <w:rPr>
      <w:color w:val="0563C1" w:themeColor="hyperlink"/>
      <w:u w:val="single"/>
    </w:rPr>
  </w:style>
  <w:style w:type="paragraph" w:styleId="Encabezado">
    <w:name w:val="header"/>
    <w:basedOn w:val="Normal"/>
    <w:link w:val="EncabezadoCar"/>
    <w:uiPriority w:val="99"/>
    <w:unhideWhenUsed/>
    <w:rsid w:val="00F2038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2038B"/>
  </w:style>
  <w:style w:type="character" w:styleId="Refdecomentario">
    <w:name w:val="annotation reference"/>
    <w:basedOn w:val="Fuentedeprrafopredeter"/>
    <w:uiPriority w:val="99"/>
    <w:semiHidden/>
    <w:unhideWhenUsed/>
    <w:rsid w:val="002B1E50"/>
    <w:rPr>
      <w:sz w:val="16"/>
      <w:szCs w:val="16"/>
    </w:rPr>
  </w:style>
  <w:style w:type="paragraph" w:styleId="Textocomentario">
    <w:name w:val="annotation text"/>
    <w:basedOn w:val="Normal"/>
    <w:link w:val="TextocomentarioCar"/>
    <w:uiPriority w:val="99"/>
    <w:semiHidden/>
    <w:unhideWhenUsed/>
    <w:rsid w:val="002B1E5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B1E50"/>
    <w:rPr>
      <w:sz w:val="20"/>
      <w:szCs w:val="20"/>
    </w:rPr>
  </w:style>
  <w:style w:type="paragraph" w:styleId="Asuntodelcomentario">
    <w:name w:val="annotation subject"/>
    <w:basedOn w:val="Textocomentario"/>
    <w:next w:val="Textocomentario"/>
    <w:link w:val="AsuntodelcomentarioCar"/>
    <w:uiPriority w:val="99"/>
    <w:semiHidden/>
    <w:unhideWhenUsed/>
    <w:rsid w:val="002B1E50"/>
    <w:rPr>
      <w:b/>
      <w:bCs/>
    </w:rPr>
  </w:style>
  <w:style w:type="character" w:customStyle="1" w:styleId="AsuntodelcomentarioCar">
    <w:name w:val="Asunto del comentario Car"/>
    <w:basedOn w:val="TextocomentarioCar"/>
    <w:link w:val="Asuntodelcomentario"/>
    <w:uiPriority w:val="99"/>
    <w:semiHidden/>
    <w:rsid w:val="002B1E50"/>
    <w:rPr>
      <w:b/>
      <w:bCs/>
      <w:sz w:val="20"/>
      <w:szCs w:val="20"/>
    </w:rPr>
  </w:style>
  <w:style w:type="paragraph" w:styleId="Textodeglobo">
    <w:name w:val="Balloon Text"/>
    <w:basedOn w:val="Normal"/>
    <w:link w:val="TextodegloboCar"/>
    <w:uiPriority w:val="99"/>
    <w:semiHidden/>
    <w:unhideWhenUsed/>
    <w:rsid w:val="002B1E5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B1E50"/>
    <w:rPr>
      <w:rFonts w:ascii="Segoe UI" w:hAnsi="Segoe UI" w:cs="Segoe UI"/>
      <w:sz w:val="18"/>
      <w:szCs w:val="18"/>
    </w:rPr>
  </w:style>
  <w:style w:type="paragraph" w:styleId="Piedepgina">
    <w:name w:val="footer"/>
    <w:basedOn w:val="Normal"/>
    <w:link w:val="PiedepginaCar"/>
    <w:uiPriority w:val="99"/>
    <w:unhideWhenUsed/>
    <w:rsid w:val="002B1E5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B1E50"/>
  </w:style>
  <w:style w:type="character" w:customStyle="1" w:styleId="apple-converted-space">
    <w:name w:val="apple-converted-space"/>
    <w:basedOn w:val="Fuentedeprrafopredeter"/>
    <w:rsid w:val="00C26129"/>
  </w:style>
  <w:style w:type="table" w:customStyle="1" w:styleId="Tablaconcuadrcula1">
    <w:name w:val="Tabla con cuadrícula1"/>
    <w:rsid w:val="006F58A5"/>
    <w:pPr>
      <w:spacing w:after="0" w:line="240" w:lineRule="auto"/>
    </w:pPr>
    <w:rPr>
      <w:rFonts w:eastAsia="Times New Roman"/>
      <w:lang w:eastAsia="es-CO"/>
    </w:rPr>
    <w:tblPr>
      <w:tblCellMar>
        <w:top w:w="0" w:type="dxa"/>
        <w:left w:w="0" w:type="dxa"/>
        <w:bottom w:w="0" w:type="dxa"/>
        <w:right w:w="0" w:type="dxa"/>
      </w:tblCellMar>
    </w:tblPr>
  </w:style>
  <w:style w:type="table" w:customStyle="1" w:styleId="TableGrid1">
    <w:name w:val="TableGrid1"/>
    <w:rsid w:val="000E1489"/>
    <w:pPr>
      <w:spacing w:after="0" w:line="240" w:lineRule="auto"/>
    </w:pPr>
    <w:rPr>
      <w:rFonts w:eastAsia="Times New Roman"/>
      <w:lang w:eastAsia="es-CO"/>
    </w:rPr>
    <w:tblPr>
      <w:tblCellMar>
        <w:top w:w="0" w:type="dxa"/>
        <w:left w:w="0" w:type="dxa"/>
        <w:bottom w:w="0" w:type="dxa"/>
        <w:right w:w="0" w:type="dxa"/>
      </w:tblCellMar>
    </w:tblPr>
  </w:style>
  <w:style w:type="character" w:customStyle="1" w:styleId="Estilo1">
    <w:name w:val="Estilo1"/>
    <w:basedOn w:val="Fuentedeprrafopredeter"/>
    <w:uiPriority w:val="1"/>
    <w:rsid w:val="00FE601F"/>
    <w:rPr>
      <w:color w:val="0070C0"/>
    </w:rPr>
  </w:style>
  <w:style w:type="character" w:customStyle="1" w:styleId="Estilo2">
    <w:name w:val="Estilo2"/>
    <w:basedOn w:val="Fuentedeprrafopredeter"/>
    <w:uiPriority w:val="1"/>
    <w:rsid w:val="00FE601F"/>
    <w:rPr>
      <w:color w:val="FF0000"/>
    </w:rPr>
  </w:style>
  <w:style w:type="character" w:styleId="Mencinsinresolver">
    <w:name w:val="Unresolved Mention"/>
    <w:basedOn w:val="Fuentedeprrafopredeter"/>
    <w:uiPriority w:val="99"/>
    <w:semiHidden/>
    <w:unhideWhenUsed/>
    <w:rsid w:val="00994B62"/>
    <w:rPr>
      <w:color w:val="605E5C"/>
      <w:shd w:val="clear" w:color="auto" w:fill="E1DFDD"/>
    </w:rPr>
  </w:style>
  <w:style w:type="character" w:styleId="Hipervnculovisitado">
    <w:name w:val="FollowedHyperlink"/>
    <w:basedOn w:val="Fuentedeprrafopredeter"/>
    <w:uiPriority w:val="99"/>
    <w:semiHidden/>
    <w:unhideWhenUsed/>
    <w:rsid w:val="00994B62"/>
    <w:rPr>
      <w:color w:val="954F72" w:themeColor="followedHyperlink"/>
      <w:u w:val="single"/>
    </w:rPr>
  </w:style>
  <w:style w:type="paragraph" w:styleId="NormalWeb">
    <w:name w:val="Normal (Web)"/>
    <w:basedOn w:val="Normal"/>
    <w:uiPriority w:val="99"/>
    <w:semiHidden/>
    <w:unhideWhenUsed/>
    <w:rsid w:val="00C95EB7"/>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D:\SGC\evaluaciones\EVALUACIONES%202022\Plantilla_Planeador_2018.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9BF3C4510DB49D284A60CB8805F6503"/>
        <w:category>
          <w:name w:val="General"/>
          <w:gallery w:val="placeholder"/>
        </w:category>
        <w:types>
          <w:type w:val="bbPlcHdr"/>
        </w:types>
        <w:behaviors>
          <w:behavior w:val="content"/>
        </w:behaviors>
        <w:guid w:val="{C811E1A8-0A2C-4480-A28D-9644E4D6BE72}"/>
      </w:docPartPr>
      <w:docPartBody>
        <w:p w:rsidR="00D570F8" w:rsidRDefault="00636305">
          <w:pPr>
            <w:pStyle w:val="D9BF3C4510DB49D284A60CB8805F6503"/>
          </w:pPr>
          <w:r w:rsidRPr="00BB2E16">
            <w:rPr>
              <w:rStyle w:val="Textodelmarcadordeposicin"/>
            </w:rPr>
            <w:t>Haga clic aquí para escribir texto.</w:t>
          </w:r>
        </w:p>
      </w:docPartBody>
    </w:docPart>
    <w:docPart>
      <w:docPartPr>
        <w:name w:val="62235EFDD8A244AAAE1E0F232B9B894E"/>
        <w:category>
          <w:name w:val="General"/>
          <w:gallery w:val="placeholder"/>
        </w:category>
        <w:types>
          <w:type w:val="bbPlcHdr"/>
        </w:types>
        <w:behaviors>
          <w:behavior w:val="content"/>
        </w:behaviors>
        <w:guid w:val="{959D6CEE-1110-4627-AD7F-43F9143F9158}"/>
      </w:docPartPr>
      <w:docPartBody>
        <w:p w:rsidR="00D570F8" w:rsidRDefault="00636305">
          <w:pPr>
            <w:pStyle w:val="62235EFDD8A244AAAE1E0F232B9B894E"/>
          </w:pPr>
          <w:r w:rsidRPr="00BB2E16">
            <w:rPr>
              <w:rStyle w:val="Textodelmarcadordeposicin"/>
            </w:rPr>
            <w:t>Haga clic aquí para escribir texto.</w:t>
          </w:r>
        </w:p>
      </w:docPartBody>
    </w:docPart>
    <w:docPart>
      <w:docPartPr>
        <w:name w:val="72D96FF811B34B4A9D48E41D2630A43D"/>
        <w:category>
          <w:name w:val="General"/>
          <w:gallery w:val="placeholder"/>
        </w:category>
        <w:types>
          <w:type w:val="bbPlcHdr"/>
        </w:types>
        <w:behaviors>
          <w:behavior w:val="content"/>
        </w:behaviors>
        <w:guid w:val="{98835B6A-508B-4AD6-BEA7-C9BCEBBA1320}"/>
      </w:docPartPr>
      <w:docPartBody>
        <w:p w:rsidR="00D570F8" w:rsidRDefault="00D515C5" w:rsidP="00D515C5">
          <w:pPr>
            <w:pStyle w:val="72D96FF811B34B4A9D48E41D2630A43D"/>
          </w:pPr>
          <w:r w:rsidRPr="00BB2E16">
            <w:rPr>
              <w:rStyle w:val="Textodelmarcadordeposicin"/>
            </w:rPr>
            <w:t>Haga clic aquí para escribir texto.</w:t>
          </w:r>
        </w:p>
      </w:docPartBody>
    </w:docPart>
    <w:docPart>
      <w:docPartPr>
        <w:name w:val="F3061A0B1F4249B3A85F82CF5A3AD7BF"/>
        <w:category>
          <w:name w:val="General"/>
          <w:gallery w:val="placeholder"/>
        </w:category>
        <w:types>
          <w:type w:val="bbPlcHdr"/>
        </w:types>
        <w:behaviors>
          <w:behavior w:val="content"/>
        </w:behaviors>
        <w:guid w:val="{07142E1C-0C2D-4662-A0E8-2796F64F2AAB}"/>
      </w:docPartPr>
      <w:docPartBody>
        <w:p w:rsidR="00D570F8" w:rsidRDefault="00D515C5" w:rsidP="00D515C5">
          <w:pPr>
            <w:pStyle w:val="F3061A0B1F4249B3A85F82CF5A3AD7BF"/>
          </w:pPr>
          <w:r w:rsidRPr="004453D1">
            <w:rPr>
              <w:rStyle w:val="Textodelmarcadordeposicin"/>
            </w:rPr>
            <w:t>Elija un elemento.</w:t>
          </w:r>
        </w:p>
      </w:docPartBody>
    </w:docPart>
    <w:docPart>
      <w:docPartPr>
        <w:name w:val="BADC1F7A8E9445D68703CDB1F61C7FA1"/>
        <w:category>
          <w:name w:val="General"/>
          <w:gallery w:val="placeholder"/>
        </w:category>
        <w:types>
          <w:type w:val="bbPlcHdr"/>
        </w:types>
        <w:behaviors>
          <w:behavior w:val="content"/>
        </w:behaviors>
        <w:guid w:val="{BF540C94-BC74-47AA-BE64-941AE3F77EA8}"/>
      </w:docPartPr>
      <w:docPartBody>
        <w:p w:rsidR="00D570F8" w:rsidRDefault="00D515C5" w:rsidP="00D515C5">
          <w:pPr>
            <w:pStyle w:val="BADC1F7A8E9445D68703CDB1F61C7FA1"/>
          </w:pPr>
          <w:r w:rsidRPr="00BB2E16">
            <w:rPr>
              <w:rStyle w:val="Textodelmarcadordeposicin"/>
            </w:rPr>
            <w:t>Haga clic aquí para escribir texto.</w:t>
          </w:r>
        </w:p>
      </w:docPartBody>
    </w:docPart>
    <w:docPart>
      <w:docPartPr>
        <w:name w:val="F3337F5FC24E4FA8A8DB7C02F9EE5383"/>
        <w:category>
          <w:name w:val="General"/>
          <w:gallery w:val="placeholder"/>
        </w:category>
        <w:types>
          <w:type w:val="bbPlcHdr"/>
        </w:types>
        <w:behaviors>
          <w:behavior w:val="content"/>
        </w:behaviors>
        <w:guid w:val="{B72977A8-F6A7-4658-BEB9-4EE2C4EE8735}"/>
      </w:docPartPr>
      <w:docPartBody>
        <w:p w:rsidR="00D570F8" w:rsidRDefault="00D515C5" w:rsidP="00D515C5">
          <w:pPr>
            <w:pStyle w:val="F3337F5FC24E4FA8A8DB7C02F9EE5383"/>
          </w:pPr>
          <w:r w:rsidRPr="008F0B84">
            <w:rPr>
              <w:rStyle w:val="Textodelmarcadordeposicin"/>
            </w:rPr>
            <w:t>Elija un elemento.</w:t>
          </w:r>
        </w:p>
      </w:docPartBody>
    </w:docPart>
    <w:docPart>
      <w:docPartPr>
        <w:name w:val="2EBA2238A6354F749E49D85B2C1501BF"/>
        <w:category>
          <w:name w:val="General"/>
          <w:gallery w:val="placeholder"/>
        </w:category>
        <w:types>
          <w:type w:val="bbPlcHdr"/>
        </w:types>
        <w:behaviors>
          <w:behavior w:val="content"/>
        </w:behaviors>
        <w:guid w:val="{F6804B9D-D986-4A7B-B7F9-D098F983B354}"/>
      </w:docPartPr>
      <w:docPartBody>
        <w:p w:rsidR="00D570F8" w:rsidRDefault="00D515C5" w:rsidP="00D515C5">
          <w:pPr>
            <w:pStyle w:val="2EBA2238A6354F749E49D85B2C1501BF"/>
          </w:pPr>
          <w:r w:rsidRPr="008F0B84">
            <w:rPr>
              <w:rStyle w:val="Textodelmarcadordeposicin"/>
            </w:rPr>
            <w:t>Elija un elemento.</w:t>
          </w:r>
        </w:p>
      </w:docPartBody>
    </w:docPart>
    <w:docPart>
      <w:docPartPr>
        <w:name w:val="198B71773B224D6DB0C5CFAD0EB88289"/>
        <w:category>
          <w:name w:val="General"/>
          <w:gallery w:val="placeholder"/>
        </w:category>
        <w:types>
          <w:type w:val="bbPlcHdr"/>
        </w:types>
        <w:behaviors>
          <w:behavior w:val="content"/>
        </w:behaviors>
        <w:guid w:val="{A95E01F7-121E-4118-BE72-E044F04DBAF5}"/>
      </w:docPartPr>
      <w:docPartBody>
        <w:p w:rsidR="00D570F8" w:rsidRDefault="00D515C5" w:rsidP="00D515C5">
          <w:pPr>
            <w:pStyle w:val="198B71773B224D6DB0C5CFAD0EB88289"/>
          </w:pPr>
          <w:r w:rsidRPr="008F0B84">
            <w:rPr>
              <w:rStyle w:val="Textodelmarcadordeposicin"/>
            </w:rPr>
            <w:t>Elija un elemento.</w:t>
          </w:r>
        </w:p>
      </w:docPartBody>
    </w:docPart>
    <w:docPart>
      <w:docPartPr>
        <w:name w:val="FEF2AA1CD9A4412C8BB976E7F140CEE2"/>
        <w:category>
          <w:name w:val="General"/>
          <w:gallery w:val="placeholder"/>
        </w:category>
        <w:types>
          <w:type w:val="bbPlcHdr"/>
        </w:types>
        <w:behaviors>
          <w:behavior w:val="content"/>
        </w:behaviors>
        <w:guid w:val="{B793D066-3802-43B6-92EE-61213C4A4091}"/>
      </w:docPartPr>
      <w:docPartBody>
        <w:p w:rsidR="008C580C" w:rsidRDefault="00D570F8" w:rsidP="00D570F8">
          <w:pPr>
            <w:pStyle w:val="FEF2AA1CD9A4412C8BB976E7F140CEE2"/>
          </w:pPr>
          <w:r w:rsidRPr="008F0B84">
            <w:rPr>
              <w:rStyle w:val="Textodelmarcadordeposicin"/>
            </w:rPr>
            <w:t>Elija un elemento.</w:t>
          </w:r>
        </w:p>
      </w:docPartBody>
    </w:docPart>
    <w:docPart>
      <w:docPartPr>
        <w:name w:val="DefaultPlaceholder_-1854013438"/>
        <w:category>
          <w:name w:val="General"/>
          <w:gallery w:val="placeholder"/>
        </w:category>
        <w:types>
          <w:type w:val="bbPlcHdr"/>
        </w:types>
        <w:behaviors>
          <w:behavior w:val="content"/>
        </w:behaviors>
        <w:guid w:val="{FB655580-5C95-460E-96F0-C78903AB5888}"/>
      </w:docPartPr>
      <w:docPartBody>
        <w:p w:rsidR="008C580C" w:rsidRDefault="00D570F8">
          <w:r w:rsidRPr="00760400">
            <w:rPr>
              <w:rStyle w:val="Textodelmarcadordeposicin"/>
            </w:rPr>
            <w:t>Elija un elemento.</w:t>
          </w:r>
        </w:p>
      </w:docPartBody>
    </w:docPart>
    <w:docPart>
      <w:docPartPr>
        <w:name w:val="DefaultPlaceholder_-1854013437"/>
        <w:category>
          <w:name w:val="General"/>
          <w:gallery w:val="placeholder"/>
        </w:category>
        <w:types>
          <w:type w:val="bbPlcHdr"/>
        </w:types>
        <w:behaviors>
          <w:behavior w:val="content"/>
        </w:behaviors>
        <w:guid w:val="{03E7F3D2-1B85-41D9-9586-B8829645D15D}"/>
      </w:docPartPr>
      <w:docPartBody>
        <w:p w:rsidR="008C580C" w:rsidRDefault="00D570F8">
          <w:r w:rsidRPr="00760400">
            <w:rPr>
              <w:rStyle w:val="Textodelmarcadordeposicin"/>
            </w:rPr>
            <w:t>Haga clic aquí o pulse para escribir una fecha.</w:t>
          </w:r>
        </w:p>
      </w:docPartBody>
    </w:docPart>
    <w:docPart>
      <w:docPartPr>
        <w:name w:val="176D3EEDF2A442A193165ACD84FC3343"/>
        <w:category>
          <w:name w:val="General"/>
          <w:gallery w:val="placeholder"/>
        </w:category>
        <w:types>
          <w:type w:val="bbPlcHdr"/>
        </w:types>
        <w:behaviors>
          <w:behavior w:val="content"/>
        </w:behaviors>
        <w:guid w:val="{F514AAE3-B180-423F-9C4F-81E42320ACFB}"/>
      </w:docPartPr>
      <w:docPartBody>
        <w:p w:rsidR="008C580C" w:rsidRDefault="00D570F8" w:rsidP="00D570F8">
          <w:pPr>
            <w:pStyle w:val="176D3EEDF2A442A193165ACD84FC3343"/>
          </w:pPr>
          <w:r w:rsidRPr="008F0B84">
            <w:rPr>
              <w:rStyle w:val="Textodelmarcadordeposicin"/>
            </w:rPr>
            <w:t>Elija un elemento.</w:t>
          </w:r>
        </w:p>
      </w:docPartBody>
    </w:docPart>
    <w:docPart>
      <w:docPartPr>
        <w:name w:val="9319D95269CE4EF8A9C520B0C557A010"/>
        <w:category>
          <w:name w:val="General"/>
          <w:gallery w:val="placeholder"/>
        </w:category>
        <w:types>
          <w:type w:val="bbPlcHdr"/>
        </w:types>
        <w:behaviors>
          <w:behavior w:val="content"/>
        </w:behaviors>
        <w:guid w:val="{1AED2991-F14B-40B5-A14F-9F57D67B9113}"/>
      </w:docPartPr>
      <w:docPartBody>
        <w:p w:rsidR="00464CAE" w:rsidRDefault="006B7DFD" w:rsidP="006B7DFD">
          <w:pPr>
            <w:pStyle w:val="9319D95269CE4EF8A9C520B0C557A010"/>
          </w:pPr>
          <w:r w:rsidRPr="00BB2E16">
            <w:rPr>
              <w:rStyle w:val="Textodelmarcadordeposicin"/>
            </w:rPr>
            <w:t>Haga clic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5C5"/>
    <w:rsid w:val="00464CAE"/>
    <w:rsid w:val="00515643"/>
    <w:rsid w:val="005C7FC4"/>
    <w:rsid w:val="00636305"/>
    <w:rsid w:val="006B7DFD"/>
    <w:rsid w:val="008C580C"/>
    <w:rsid w:val="00A267B9"/>
    <w:rsid w:val="00D515C5"/>
    <w:rsid w:val="00D570F8"/>
    <w:rsid w:val="00DE3AAA"/>
    <w:rsid w:val="00FC7E1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B7DFD"/>
    <w:rPr>
      <w:color w:val="808080"/>
    </w:rPr>
  </w:style>
  <w:style w:type="paragraph" w:customStyle="1" w:styleId="D9BF3C4510DB49D284A60CB8805F6503">
    <w:name w:val="D9BF3C4510DB49D284A60CB8805F6503"/>
  </w:style>
  <w:style w:type="paragraph" w:customStyle="1" w:styleId="FEF2AA1CD9A4412C8BB976E7F140CEE2">
    <w:name w:val="FEF2AA1CD9A4412C8BB976E7F140CEE2"/>
    <w:rsid w:val="00D570F8"/>
  </w:style>
  <w:style w:type="paragraph" w:customStyle="1" w:styleId="176D3EEDF2A442A193165ACD84FC3343">
    <w:name w:val="176D3EEDF2A442A193165ACD84FC3343"/>
    <w:rsid w:val="00D570F8"/>
  </w:style>
  <w:style w:type="paragraph" w:customStyle="1" w:styleId="62235EFDD8A244AAAE1E0F232B9B894E">
    <w:name w:val="62235EFDD8A244AAAE1E0F232B9B894E"/>
  </w:style>
  <w:style w:type="paragraph" w:customStyle="1" w:styleId="72D96FF811B34B4A9D48E41D2630A43D">
    <w:name w:val="72D96FF811B34B4A9D48E41D2630A43D"/>
    <w:rsid w:val="00D515C5"/>
  </w:style>
  <w:style w:type="paragraph" w:customStyle="1" w:styleId="F3061A0B1F4249B3A85F82CF5A3AD7BF">
    <w:name w:val="F3061A0B1F4249B3A85F82CF5A3AD7BF"/>
    <w:rsid w:val="00D515C5"/>
  </w:style>
  <w:style w:type="paragraph" w:customStyle="1" w:styleId="BADC1F7A8E9445D68703CDB1F61C7FA1">
    <w:name w:val="BADC1F7A8E9445D68703CDB1F61C7FA1"/>
    <w:rsid w:val="00D515C5"/>
  </w:style>
  <w:style w:type="paragraph" w:customStyle="1" w:styleId="F3337F5FC24E4FA8A8DB7C02F9EE5383">
    <w:name w:val="F3337F5FC24E4FA8A8DB7C02F9EE5383"/>
    <w:rsid w:val="00D515C5"/>
  </w:style>
  <w:style w:type="paragraph" w:customStyle="1" w:styleId="2EBA2238A6354F749E49D85B2C1501BF">
    <w:name w:val="2EBA2238A6354F749E49D85B2C1501BF"/>
    <w:rsid w:val="00D515C5"/>
  </w:style>
  <w:style w:type="paragraph" w:customStyle="1" w:styleId="9319D95269CE4EF8A9C520B0C557A010">
    <w:name w:val="9319D95269CE4EF8A9C520B0C557A010"/>
    <w:rsid w:val="006B7DFD"/>
  </w:style>
  <w:style w:type="paragraph" w:customStyle="1" w:styleId="198B71773B224D6DB0C5CFAD0EB88289">
    <w:name w:val="198B71773B224D6DB0C5CFAD0EB88289"/>
    <w:rsid w:val="00D515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0FDEE53EA9BD349A3635E00C64C5E1C" ma:contentTypeVersion="14" ma:contentTypeDescription="Crear nuevo documento." ma:contentTypeScope="" ma:versionID="8710046b95ff73f2bfa3305c4f600599">
  <xsd:schema xmlns:xsd="http://www.w3.org/2001/XMLSchema" xmlns:xs="http://www.w3.org/2001/XMLSchema" xmlns:p="http://schemas.microsoft.com/office/2006/metadata/properties" xmlns:ns3="5a7a6aef-a137-44d5-92c7-a7f5f0c853da" xmlns:ns4="43397756-37e5-4ba9-9665-0c62433e9ee0" targetNamespace="http://schemas.microsoft.com/office/2006/metadata/properties" ma:root="true" ma:fieldsID="a9bfd4037e68061bcf08daa2874cf2b4" ns3:_="" ns4:_="">
    <xsd:import namespace="5a7a6aef-a137-44d5-92c7-a7f5f0c853da"/>
    <xsd:import namespace="43397756-37e5-4ba9-9665-0c62433e9ee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7a6aef-a137-44d5-92c7-a7f5f0c853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397756-37e5-4ba9-9665-0c62433e9ee0"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5a7a6aef-a137-44d5-92c7-a7f5f0c853d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68D48B-7459-42C3-AE5B-EFCC7210B9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7a6aef-a137-44d5-92c7-a7f5f0c853da"/>
    <ds:schemaRef ds:uri="43397756-37e5-4ba9-9665-0c62433e9e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9AA6AE-8EE2-49B8-A8ED-9228502873D9}">
  <ds:schemaRefs>
    <ds:schemaRef ds:uri="http://schemas.openxmlformats.org/officeDocument/2006/bibliography"/>
  </ds:schemaRefs>
</ds:datastoreItem>
</file>

<file path=customXml/itemProps3.xml><?xml version="1.0" encoding="utf-8"?>
<ds:datastoreItem xmlns:ds="http://schemas.openxmlformats.org/officeDocument/2006/customXml" ds:itemID="{428AEF66-8B12-4678-BE94-F2B127D700A5}">
  <ds:schemaRefs>
    <ds:schemaRef ds:uri="http://schemas.microsoft.com/office/2006/metadata/properties"/>
    <ds:schemaRef ds:uri="http://schemas.microsoft.com/office/infopath/2007/PartnerControls"/>
    <ds:schemaRef ds:uri="5a7a6aef-a137-44d5-92c7-a7f5f0c853da"/>
  </ds:schemaRefs>
</ds:datastoreItem>
</file>

<file path=customXml/itemProps4.xml><?xml version="1.0" encoding="utf-8"?>
<ds:datastoreItem xmlns:ds="http://schemas.openxmlformats.org/officeDocument/2006/customXml" ds:itemID="{D7BF0594-4059-48BD-90DE-A76E52D31A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Plantilla_Planeador_2018</Template>
  <TotalTime>8</TotalTime>
  <Pages>4</Pages>
  <Words>1288</Words>
  <Characters>7090</Characters>
  <Application>Microsoft Office Word</Application>
  <DocSecurity>0</DocSecurity>
  <Lines>59</Lines>
  <Paragraphs>16</Paragraphs>
  <ScaleCrop>false</ScaleCrop>
  <Company/>
  <LinksUpToDate>false</LinksUpToDate>
  <CharactersWithSpaces>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 Academica</dc:creator>
  <cp:keywords/>
  <dc:description/>
  <cp:lastModifiedBy>Jose Luís Santacruz</cp:lastModifiedBy>
  <cp:revision>5</cp:revision>
  <cp:lastPrinted>2015-07-24T05:13:00Z</cp:lastPrinted>
  <dcterms:created xsi:type="dcterms:W3CDTF">2025-04-15T13:27:00Z</dcterms:created>
  <dcterms:modified xsi:type="dcterms:W3CDTF">2025-04-15T14:02:00Z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0x01010040FDEE53EA9BD349A3635E00C64C5E1C</vt:lpwstr>
  </property>
</Properties>
</file>